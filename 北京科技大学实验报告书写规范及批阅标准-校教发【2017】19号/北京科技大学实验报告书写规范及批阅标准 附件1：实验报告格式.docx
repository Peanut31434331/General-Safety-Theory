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EA52B1" w14:textId="77777777" w:rsidR="00CA1A38" w:rsidRPr="00CA1A38" w:rsidRDefault="00CA1A38" w:rsidP="00FA460D">
      <w:pPr>
        <w:pBdr>
          <w:bottom w:val="single" w:sz="6" w:space="1" w:color="auto"/>
        </w:pBdr>
        <w:spacing w:afterLines="100" w:after="312" w:line="360" w:lineRule="auto"/>
        <w:jc w:val="center"/>
        <w:rPr>
          <w:b/>
          <w:sz w:val="36"/>
          <w:szCs w:val="36"/>
        </w:rPr>
      </w:pPr>
      <w:r w:rsidRPr="00CA1A38">
        <w:rPr>
          <w:rFonts w:hint="eastAsia"/>
          <w:b/>
          <w:sz w:val="36"/>
          <w:szCs w:val="36"/>
        </w:rPr>
        <w:t>北京</w:t>
      </w:r>
      <w:r w:rsidRPr="00CA1A38">
        <w:rPr>
          <w:b/>
          <w:sz w:val="36"/>
          <w:szCs w:val="36"/>
        </w:rPr>
        <w:t>科技大学实验报告</w:t>
      </w:r>
    </w:p>
    <w:p w14:paraId="7F733740" w14:textId="77DF73C2" w:rsidR="00302014" w:rsidRDefault="00302014" w:rsidP="006A61E8">
      <w:pPr>
        <w:pBdr>
          <w:bottom w:val="single" w:sz="6" w:space="1" w:color="auto"/>
        </w:pBdr>
        <w:spacing w:line="360" w:lineRule="auto"/>
        <w:rPr>
          <w:szCs w:val="28"/>
        </w:rPr>
      </w:pPr>
      <w:r w:rsidRPr="00302014">
        <w:rPr>
          <w:rFonts w:hint="eastAsia"/>
          <w:szCs w:val="28"/>
        </w:rPr>
        <w:t>学院：</w:t>
      </w:r>
      <w:r w:rsidR="00FC68F4">
        <w:rPr>
          <w:rFonts w:hint="eastAsia"/>
          <w:szCs w:val="28"/>
        </w:rPr>
        <w:t xml:space="preserve"> </w:t>
      </w:r>
      <w:ins w:id="0" w:author="danlin wang" w:date="2020-12-29T09:42:00Z">
        <w:r w:rsidR="00876D7D">
          <w:rPr>
            <w:rFonts w:hint="eastAsia"/>
            <w:szCs w:val="28"/>
          </w:rPr>
          <w:t>计算机与通信工程</w:t>
        </w:r>
      </w:ins>
      <w:del w:id="1" w:author="danlin wang" w:date="2020-12-29T09:42:00Z">
        <w:r w:rsidR="00FC68F4" w:rsidDel="00876D7D">
          <w:rPr>
            <w:rFonts w:hint="eastAsia"/>
            <w:szCs w:val="28"/>
          </w:rPr>
          <w:delText xml:space="preserve"> </w:delText>
        </w:r>
      </w:del>
      <w:ins w:id="2" w:author="danlin wang" w:date="2020-12-29T09:42:00Z">
        <w:r w:rsidR="00876D7D">
          <w:rPr>
            <w:rFonts w:hint="eastAsia"/>
            <w:szCs w:val="28"/>
          </w:rPr>
          <w:t>学院</w:t>
        </w:r>
      </w:ins>
      <w:del w:id="3" w:author="danlin wang" w:date="2020-12-29T09:42:00Z">
        <w:r w:rsidR="00FC68F4" w:rsidDel="00876D7D">
          <w:rPr>
            <w:rFonts w:hint="eastAsia"/>
            <w:szCs w:val="28"/>
          </w:rPr>
          <w:delText xml:space="preserve">  </w:delText>
        </w:r>
        <w:r w:rsidRPr="00302014" w:rsidDel="00876D7D">
          <w:rPr>
            <w:rFonts w:hint="eastAsia"/>
            <w:szCs w:val="28"/>
          </w:rPr>
          <w:delText xml:space="preserve">         </w:delText>
        </w:r>
      </w:del>
      <w:r w:rsidRPr="00302014">
        <w:rPr>
          <w:rFonts w:hint="eastAsia"/>
          <w:szCs w:val="28"/>
        </w:rPr>
        <w:t xml:space="preserve">    </w:t>
      </w:r>
      <w:r w:rsidR="00FC68F4">
        <w:rPr>
          <w:szCs w:val="28"/>
        </w:rPr>
        <w:t xml:space="preserve">  </w:t>
      </w:r>
      <w:r w:rsidR="00F7635A">
        <w:rPr>
          <w:rFonts w:hint="eastAsia"/>
          <w:szCs w:val="28"/>
        </w:rPr>
        <w:t>专业：</w:t>
      </w:r>
      <w:ins w:id="4" w:author="danlin wang" w:date="2020-12-29T09:42:00Z">
        <w:r w:rsidR="00876D7D">
          <w:rPr>
            <w:rFonts w:hint="eastAsia"/>
            <w:szCs w:val="28"/>
          </w:rPr>
          <w:t>计算机科学与技术</w:t>
        </w:r>
      </w:ins>
      <w:r w:rsidR="00F7635A">
        <w:rPr>
          <w:rFonts w:hint="eastAsia"/>
          <w:szCs w:val="28"/>
        </w:rPr>
        <w:t xml:space="preserve">      </w:t>
      </w:r>
      <w:del w:id="5" w:author="danlin wang" w:date="2020-12-29T09:42:00Z">
        <w:r w:rsidR="00F7635A" w:rsidDel="00876D7D">
          <w:rPr>
            <w:rFonts w:hint="eastAsia"/>
            <w:szCs w:val="28"/>
          </w:rPr>
          <w:delText xml:space="preserve">        </w:delText>
        </w:r>
        <w:r w:rsidR="00FC68F4" w:rsidDel="00876D7D">
          <w:rPr>
            <w:szCs w:val="28"/>
          </w:rPr>
          <w:delText xml:space="preserve">     </w:delText>
        </w:r>
      </w:del>
      <w:r w:rsidRPr="00302014">
        <w:rPr>
          <w:rFonts w:hint="eastAsia"/>
          <w:szCs w:val="28"/>
        </w:rPr>
        <w:t>班级：</w:t>
      </w:r>
      <w:ins w:id="6" w:author="danlin wang" w:date="2020-12-29T09:42:00Z">
        <w:r w:rsidR="00876D7D">
          <w:rPr>
            <w:rFonts w:hint="eastAsia"/>
            <w:szCs w:val="28"/>
          </w:rPr>
          <w:t xml:space="preserve"> </w:t>
        </w:r>
        <w:r w:rsidR="00876D7D">
          <w:rPr>
            <w:rFonts w:hint="eastAsia"/>
            <w:szCs w:val="28"/>
          </w:rPr>
          <w:t>计科</w:t>
        </w:r>
        <w:r w:rsidR="00876D7D">
          <w:rPr>
            <w:rFonts w:hint="eastAsia"/>
            <w:szCs w:val="28"/>
          </w:rPr>
          <w:t>184</w:t>
        </w:r>
      </w:ins>
      <w:del w:id="7" w:author="danlin wang" w:date="2020-12-29T09:42:00Z">
        <w:r w:rsidRPr="00302014" w:rsidDel="00876D7D">
          <w:rPr>
            <w:rFonts w:hint="eastAsia"/>
            <w:szCs w:val="28"/>
          </w:rPr>
          <w:delText xml:space="preserve">             </w:delText>
        </w:r>
      </w:del>
      <w:ins w:id="8" w:author="danlin wang" w:date="2020-12-29T09:42:00Z">
        <w:r w:rsidR="00876D7D">
          <w:rPr>
            <w:szCs w:val="28"/>
          </w:rPr>
          <w:t xml:space="preserve"> </w:t>
        </w:r>
      </w:ins>
      <w:r w:rsidRPr="00302014">
        <w:rPr>
          <w:rFonts w:hint="eastAsia"/>
          <w:szCs w:val="28"/>
        </w:rPr>
        <w:t xml:space="preserve">     </w:t>
      </w:r>
      <w:del w:id="9" w:author="danlin wang" w:date="2020-12-29T09:42:00Z">
        <w:r w:rsidRPr="00302014" w:rsidDel="00876D7D">
          <w:rPr>
            <w:rFonts w:hint="eastAsia"/>
            <w:szCs w:val="28"/>
          </w:rPr>
          <w:delText xml:space="preserve"> </w:delText>
        </w:r>
      </w:del>
    </w:p>
    <w:p w14:paraId="021B8246" w14:textId="0D05C42A" w:rsidR="00CA1A38" w:rsidDel="00876D7D" w:rsidRDefault="00F7635A" w:rsidP="00CA1A38">
      <w:pPr>
        <w:pBdr>
          <w:bottom w:val="single" w:sz="4" w:space="1" w:color="auto"/>
        </w:pBdr>
        <w:spacing w:beforeLines="100" w:before="312" w:afterLines="100" w:after="312" w:line="360" w:lineRule="auto"/>
        <w:rPr>
          <w:del w:id="10" w:author="danlin wang" w:date="2020-12-29T09:43:00Z"/>
          <w:rFonts w:hint="eastAsia"/>
          <w:b/>
          <w:sz w:val="24"/>
          <w:szCs w:val="28"/>
        </w:rPr>
      </w:pPr>
      <w:r w:rsidRPr="00302014">
        <w:rPr>
          <w:rFonts w:hint="eastAsia"/>
          <w:szCs w:val="28"/>
        </w:rPr>
        <w:t>姓名：</w:t>
      </w:r>
      <w:r w:rsidRPr="00302014">
        <w:rPr>
          <w:rFonts w:hint="eastAsia"/>
          <w:szCs w:val="28"/>
        </w:rPr>
        <w:t xml:space="preserve">   </w:t>
      </w:r>
      <w:ins w:id="11" w:author="danlin wang" w:date="2020-12-29T09:42:00Z">
        <w:r w:rsidR="00876D7D">
          <w:rPr>
            <w:rFonts w:hint="eastAsia"/>
            <w:szCs w:val="28"/>
          </w:rPr>
          <w:t>王丹琳</w:t>
        </w:r>
      </w:ins>
      <w:del w:id="12" w:author="danlin wang" w:date="2020-12-29T09:42:00Z">
        <w:r w:rsidRPr="00302014" w:rsidDel="00876D7D">
          <w:rPr>
            <w:rFonts w:hint="eastAsia"/>
            <w:szCs w:val="28"/>
          </w:rPr>
          <w:delText xml:space="preserve">      </w:delText>
        </w:r>
        <w:r w:rsidDel="00876D7D">
          <w:rPr>
            <w:szCs w:val="28"/>
          </w:rPr>
          <w:delText xml:space="preserve"> </w:delText>
        </w:r>
      </w:del>
      <w:r>
        <w:rPr>
          <w:szCs w:val="28"/>
        </w:rPr>
        <w:t xml:space="preserve">       </w:t>
      </w:r>
      <w:r w:rsidR="00FC68F4">
        <w:rPr>
          <w:szCs w:val="28"/>
        </w:rPr>
        <w:t xml:space="preserve">   </w:t>
      </w:r>
      <w:r w:rsidRPr="00302014">
        <w:rPr>
          <w:rFonts w:hint="eastAsia"/>
          <w:szCs w:val="28"/>
        </w:rPr>
        <w:t>学号：</w:t>
      </w:r>
      <w:r w:rsidRPr="00302014">
        <w:rPr>
          <w:rFonts w:hint="eastAsia"/>
          <w:szCs w:val="28"/>
        </w:rPr>
        <w:t xml:space="preserve">   </w:t>
      </w:r>
      <w:ins w:id="13" w:author="danlin wang" w:date="2020-12-29T09:42:00Z">
        <w:r w:rsidR="00876D7D">
          <w:rPr>
            <w:rFonts w:hint="eastAsia"/>
            <w:szCs w:val="28"/>
          </w:rPr>
          <w:t>41824179</w:t>
        </w:r>
      </w:ins>
      <w:del w:id="14" w:author="danlin wang" w:date="2020-12-29T09:42:00Z">
        <w:r w:rsidRPr="00302014" w:rsidDel="00876D7D">
          <w:rPr>
            <w:rFonts w:hint="eastAsia"/>
            <w:szCs w:val="28"/>
          </w:rPr>
          <w:delText xml:space="preserve">        </w:delText>
        </w:r>
        <w:r w:rsidR="00FC68F4" w:rsidDel="00876D7D">
          <w:rPr>
            <w:szCs w:val="28"/>
          </w:rPr>
          <w:delText xml:space="preserve"> </w:delText>
        </w:r>
      </w:del>
      <w:r w:rsidR="00FC68F4">
        <w:rPr>
          <w:szCs w:val="28"/>
        </w:rPr>
        <w:t xml:space="preserve">    </w:t>
      </w:r>
      <w:r w:rsidR="00CA1A38">
        <w:rPr>
          <w:rFonts w:hint="eastAsia"/>
          <w:szCs w:val="28"/>
        </w:rPr>
        <w:t>实验日期：</w:t>
      </w:r>
      <w:r w:rsidR="00CA1A38">
        <w:rPr>
          <w:rFonts w:hint="eastAsia"/>
          <w:szCs w:val="28"/>
        </w:rPr>
        <w:t xml:space="preserve">  </w:t>
      </w:r>
      <w:del w:id="15" w:author="danlin wang" w:date="2020-12-29T09:42:00Z">
        <w:r w:rsidR="00CA1A38" w:rsidDel="00876D7D">
          <w:rPr>
            <w:rFonts w:hint="eastAsia"/>
            <w:szCs w:val="28"/>
          </w:rPr>
          <w:delText xml:space="preserve">    </w:delText>
        </w:r>
      </w:del>
      <w:ins w:id="16" w:author="danlin wang" w:date="2020-12-29T09:42:00Z">
        <w:r w:rsidR="00876D7D">
          <w:rPr>
            <w:rFonts w:hint="eastAsia"/>
            <w:szCs w:val="28"/>
          </w:rPr>
          <w:t>2020</w:t>
        </w:r>
      </w:ins>
      <w:r w:rsidR="00CA1A38">
        <w:rPr>
          <w:szCs w:val="28"/>
        </w:rPr>
        <w:t xml:space="preserve"> </w:t>
      </w:r>
      <w:r w:rsidR="00CA1A38">
        <w:rPr>
          <w:rFonts w:hint="eastAsia"/>
          <w:szCs w:val="28"/>
        </w:rPr>
        <w:t xml:space="preserve"> </w:t>
      </w:r>
      <w:r w:rsidR="00CA1A38">
        <w:rPr>
          <w:szCs w:val="28"/>
        </w:rPr>
        <w:t>年</w:t>
      </w:r>
      <w:r w:rsidR="00CA1A38" w:rsidRPr="00302014">
        <w:rPr>
          <w:rFonts w:hint="eastAsia"/>
          <w:szCs w:val="28"/>
        </w:rPr>
        <w:t xml:space="preserve"> </w:t>
      </w:r>
      <w:del w:id="17" w:author="danlin wang" w:date="2020-12-29T09:42:00Z">
        <w:r w:rsidR="00CA1A38" w:rsidRPr="00302014" w:rsidDel="00876D7D">
          <w:rPr>
            <w:rFonts w:hint="eastAsia"/>
            <w:szCs w:val="28"/>
          </w:rPr>
          <w:delText xml:space="preserve">   </w:delText>
        </w:r>
      </w:del>
      <w:ins w:id="18" w:author="danlin wang" w:date="2020-12-29T09:42:00Z">
        <w:r w:rsidR="00876D7D">
          <w:rPr>
            <w:rFonts w:hint="eastAsia"/>
            <w:szCs w:val="28"/>
          </w:rPr>
          <w:t>12</w:t>
        </w:r>
      </w:ins>
      <w:r w:rsidR="00CA1A38">
        <w:rPr>
          <w:szCs w:val="28"/>
        </w:rPr>
        <w:t xml:space="preserve"> </w:t>
      </w:r>
      <w:r w:rsidR="00CA1A38">
        <w:rPr>
          <w:rFonts w:hint="eastAsia"/>
          <w:szCs w:val="28"/>
        </w:rPr>
        <w:t>月</w:t>
      </w:r>
      <w:r w:rsidR="00CA1A38">
        <w:rPr>
          <w:rFonts w:hint="eastAsia"/>
          <w:szCs w:val="28"/>
        </w:rPr>
        <w:t xml:space="preserve"> </w:t>
      </w:r>
      <w:del w:id="19" w:author="danlin wang" w:date="2020-12-29T09:43:00Z">
        <w:r w:rsidR="00CA1A38" w:rsidDel="00876D7D">
          <w:rPr>
            <w:rFonts w:hint="eastAsia"/>
            <w:szCs w:val="28"/>
          </w:rPr>
          <w:delText xml:space="preserve">   </w:delText>
        </w:r>
      </w:del>
      <w:ins w:id="20" w:author="danlin wang" w:date="2020-12-29T09:43:00Z">
        <w:r w:rsidR="00876D7D">
          <w:rPr>
            <w:rFonts w:hint="eastAsia"/>
            <w:szCs w:val="28"/>
          </w:rPr>
          <w:t>29</w:t>
        </w:r>
      </w:ins>
      <w:r w:rsidR="00CA1A38">
        <w:rPr>
          <w:szCs w:val="28"/>
        </w:rPr>
        <w:t xml:space="preserve"> </w:t>
      </w:r>
      <w:r w:rsidR="00CA1A38">
        <w:rPr>
          <w:rFonts w:hint="eastAsia"/>
          <w:szCs w:val="28"/>
        </w:rPr>
        <w:t>日</w:t>
      </w:r>
      <w:r w:rsidR="00CA1A38" w:rsidRPr="00302014">
        <w:rPr>
          <w:rFonts w:hint="eastAsia"/>
          <w:szCs w:val="28"/>
        </w:rPr>
        <w:t xml:space="preserve"> </w:t>
      </w:r>
      <w:del w:id="21" w:author="danlin wang" w:date="2020-12-29T09:43:00Z">
        <w:r w:rsidR="00CA1A38" w:rsidRPr="00302014" w:rsidDel="00876D7D">
          <w:rPr>
            <w:rFonts w:hint="eastAsia"/>
            <w:szCs w:val="28"/>
          </w:rPr>
          <w:delText xml:space="preserve"> </w:delText>
        </w:r>
      </w:del>
    </w:p>
    <w:p w14:paraId="0C9B203E" w14:textId="77777777" w:rsidR="00876D7D" w:rsidRDefault="00876D7D" w:rsidP="00876D7D">
      <w:pPr>
        <w:pBdr>
          <w:bottom w:val="single" w:sz="4" w:space="1" w:color="auto"/>
        </w:pBdr>
        <w:spacing w:beforeLines="100" w:before="312" w:afterLines="100" w:after="312" w:line="360" w:lineRule="auto"/>
        <w:rPr>
          <w:ins w:id="22" w:author="danlin wang" w:date="2020-12-29T09:43:00Z"/>
          <w:rFonts w:hint="eastAsia"/>
          <w:u w:val="single"/>
        </w:rPr>
        <w:pPrChange w:id="23" w:author="danlin wang" w:date="2020-12-29T09:43:00Z">
          <w:pPr/>
        </w:pPrChange>
      </w:pPr>
    </w:p>
    <w:p w14:paraId="1E45B0FA" w14:textId="77777777" w:rsidR="00876D7D" w:rsidRDefault="00876D7D" w:rsidP="00876D7D">
      <w:pPr>
        <w:pStyle w:val="1"/>
        <w:jc w:val="center"/>
        <w:rPr>
          <w:ins w:id="24" w:author="danlin wang" w:date="2020-12-29T09:43:00Z"/>
        </w:rPr>
      </w:pPr>
      <w:ins w:id="25" w:author="danlin wang" w:date="2020-12-29T09:43:00Z">
        <w:r>
          <w:rPr>
            <w:rFonts w:hint="eastAsia"/>
          </w:rPr>
          <w:t>R</w:t>
        </w:r>
        <w:r>
          <w:t>SA</w:t>
        </w:r>
        <w:r w:rsidRPr="000940DC">
          <w:rPr>
            <w:rFonts w:hint="eastAsia"/>
          </w:rPr>
          <w:t>基于身份的</w:t>
        </w:r>
        <w:r>
          <w:rPr>
            <w:rFonts w:hint="eastAsia"/>
          </w:rPr>
          <w:t>数字签名</w:t>
        </w:r>
      </w:ins>
    </w:p>
    <w:p w14:paraId="72A324B5" w14:textId="77777777" w:rsidR="00876D7D" w:rsidRDefault="00876D7D" w:rsidP="00876D7D">
      <w:pPr>
        <w:spacing w:line="360" w:lineRule="auto"/>
        <w:ind w:firstLine="420"/>
        <w:rPr>
          <w:ins w:id="26" w:author="danlin wang" w:date="2020-12-29T09:43:00Z"/>
          <w:sz w:val="24"/>
          <w:szCs w:val="28"/>
        </w:rPr>
      </w:pPr>
      <w:ins w:id="27" w:author="danlin wang" w:date="2020-12-29T09:43:00Z">
        <w:r w:rsidRPr="000940DC">
          <w:rPr>
            <w:sz w:val="24"/>
            <w:szCs w:val="28"/>
          </w:rPr>
          <w:t>随着网络技术的飞速发展</w:t>
        </w:r>
        <w:r w:rsidRPr="000940DC">
          <w:rPr>
            <w:sz w:val="24"/>
            <w:szCs w:val="28"/>
          </w:rPr>
          <w:t>,</w:t>
        </w:r>
        <w:r w:rsidRPr="000940DC">
          <w:rPr>
            <w:sz w:val="24"/>
            <w:szCs w:val="28"/>
          </w:rPr>
          <w:t>信息安全性已成为亟待解决的问题</w:t>
        </w:r>
        <w:r>
          <w:rPr>
            <w:sz w:val="24"/>
            <w:szCs w:val="28"/>
          </w:rPr>
          <w:t>。</w:t>
        </w:r>
        <w:r w:rsidRPr="000940DC">
          <w:rPr>
            <w:sz w:val="24"/>
            <w:szCs w:val="28"/>
          </w:rPr>
          <w:t>公钥密码体制中</w:t>
        </w:r>
        <w:r w:rsidRPr="000940DC">
          <w:rPr>
            <w:sz w:val="24"/>
            <w:szCs w:val="28"/>
          </w:rPr>
          <w:t>,</w:t>
        </w:r>
        <w:r w:rsidRPr="000940DC">
          <w:rPr>
            <w:sz w:val="24"/>
            <w:szCs w:val="28"/>
          </w:rPr>
          <w:t>解密和加密密钥不同</w:t>
        </w:r>
        <w:r w:rsidRPr="000940DC">
          <w:rPr>
            <w:sz w:val="24"/>
            <w:szCs w:val="28"/>
          </w:rPr>
          <w:t>,</w:t>
        </w:r>
        <w:r w:rsidRPr="000940DC">
          <w:rPr>
            <w:sz w:val="24"/>
            <w:szCs w:val="28"/>
          </w:rPr>
          <w:t>解密和加密可分离</w:t>
        </w:r>
        <w:r w:rsidRPr="000940DC">
          <w:rPr>
            <w:sz w:val="24"/>
            <w:szCs w:val="28"/>
          </w:rPr>
          <w:t>,</w:t>
        </w:r>
        <w:r w:rsidRPr="000940DC">
          <w:rPr>
            <w:sz w:val="24"/>
            <w:szCs w:val="28"/>
          </w:rPr>
          <w:t>通信双方无须事先交换密钥就可建立起保密通信</w:t>
        </w:r>
        <w:r w:rsidRPr="000940DC">
          <w:rPr>
            <w:sz w:val="24"/>
            <w:szCs w:val="28"/>
          </w:rPr>
          <w:t>,</w:t>
        </w:r>
        <w:r w:rsidRPr="000940DC">
          <w:rPr>
            <w:sz w:val="24"/>
            <w:szCs w:val="28"/>
          </w:rPr>
          <w:t>较好地解决了传统密码体制在网络通信中出现的问题</w:t>
        </w:r>
        <w:r>
          <w:rPr>
            <w:sz w:val="24"/>
            <w:szCs w:val="28"/>
          </w:rPr>
          <w:t>。</w:t>
        </w:r>
        <w:r w:rsidRPr="000940DC">
          <w:rPr>
            <w:sz w:val="24"/>
            <w:szCs w:val="28"/>
          </w:rPr>
          <w:t>另外</w:t>
        </w:r>
        <w:r w:rsidRPr="000940DC">
          <w:rPr>
            <w:sz w:val="24"/>
            <w:szCs w:val="28"/>
          </w:rPr>
          <w:t>,</w:t>
        </w:r>
        <w:r w:rsidRPr="000940DC">
          <w:rPr>
            <w:sz w:val="24"/>
            <w:szCs w:val="28"/>
          </w:rPr>
          <w:t>随着电子商务的发展</w:t>
        </w:r>
        <w:r w:rsidRPr="000940DC">
          <w:rPr>
            <w:sz w:val="24"/>
            <w:szCs w:val="28"/>
          </w:rPr>
          <w:t>,</w:t>
        </w:r>
        <w:r w:rsidRPr="000940DC">
          <w:rPr>
            <w:sz w:val="24"/>
            <w:szCs w:val="28"/>
          </w:rPr>
          <w:t>网络上资金的电子交换日益频繁</w:t>
        </w:r>
        <w:r w:rsidRPr="000940DC">
          <w:rPr>
            <w:sz w:val="24"/>
            <w:szCs w:val="28"/>
          </w:rPr>
          <w:t>,</w:t>
        </w:r>
        <w:r w:rsidRPr="000940DC">
          <w:rPr>
            <w:sz w:val="24"/>
            <w:szCs w:val="28"/>
          </w:rPr>
          <w:t>如何防止信息的伪造和欺骗也成为非常重要的问题</w:t>
        </w:r>
        <w:r>
          <w:rPr>
            <w:sz w:val="24"/>
            <w:szCs w:val="28"/>
          </w:rPr>
          <w:t>。</w:t>
        </w:r>
        <w:r w:rsidRPr="000940DC">
          <w:rPr>
            <w:sz w:val="24"/>
            <w:szCs w:val="28"/>
          </w:rPr>
          <w:t>数字签名可以起到身份认证</w:t>
        </w:r>
        <w:r w:rsidRPr="000940DC">
          <w:rPr>
            <w:sz w:val="24"/>
            <w:szCs w:val="28"/>
          </w:rPr>
          <w:t>,</w:t>
        </w:r>
        <w:r w:rsidRPr="000940DC">
          <w:rPr>
            <w:sz w:val="24"/>
            <w:szCs w:val="28"/>
          </w:rPr>
          <w:t>核准数据完整性的作用</w:t>
        </w:r>
        <w:r>
          <w:rPr>
            <w:sz w:val="24"/>
            <w:szCs w:val="28"/>
          </w:rPr>
          <w:t>。</w:t>
        </w:r>
        <w:r w:rsidRPr="000940DC">
          <w:rPr>
            <w:sz w:val="24"/>
            <w:szCs w:val="28"/>
          </w:rPr>
          <w:t>目前关于数字签名的研究主要集中基于公钥密码体制的数字签名</w:t>
        </w:r>
        <w:r>
          <w:rPr>
            <w:rFonts w:hint="eastAsia"/>
            <w:sz w:val="24"/>
            <w:szCs w:val="28"/>
          </w:rPr>
          <w:t>。</w:t>
        </w:r>
      </w:ins>
    </w:p>
    <w:p w14:paraId="77C4354D" w14:textId="77777777" w:rsidR="00876D7D" w:rsidRDefault="00876D7D" w:rsidP="00876D7D">
      <w:pPr>
        <w:spacing w:line="360" w:lineRule="auto"/>
        <w:ind w:firstLine="420"/>
        <w:rPr>
          <w:ins w:id="28" w:author="danlin wang" w:date="2020-12-29T09:43:00Z"/>
          <w:sz w:val="24"/>
          <w:szCs w:val="28"/>
        </w:rPr>
      </w:pPr>
      <w:ins w:id="29" w:author="danlin wang" w:date="2020-12-29T09:43:00Z">
        <w:r w:rsidRPr="000940DC">
          <w:rPr>
            <w:sz w:val="24"/>
            <w:szCs w:val="28"/>
          </w:rPr>
          <w:t>公钥密码体制的特点是</w:t>
        </w:r>
        <w:r w:rsidRPr="000940DC">
          <w:rPr>
            <w:sz w:val="24"/>
            <w:szCs w:val="28"/>
          </w:rPr>
          <w:t>:</w:t>
        </w:r>
        <w:r w:rsidRPr="000940DC">
          <w:rPr>
            <w:sz w:val="24"/>
            <w:szCs w:val="28"/>
          </w:rPr>
          <w:t>为每个用户产生一对密钥</w:t>
        </w:r>
        <w:r w:rsidRPr="000940DC">
          <w:rPr>
            <w:sz w:val="24"/>
            <w:szCs w:val="28"/>
          </w:rPr>
          <w:t>(PK</w:t>
        </w:r>
        <w:r w:rsidRPr="000940DC">
          <w:rPr>
            <w:sz w:val="24"/>
            <w:szCs w:val="28"/>
          </w:rPr>
          <w:t>和</w:t>
        </w:r>
        <w:r w:rsidRPr="000940DC">
          <w:rPr>
            <w:sz w:val="24"/>
            <w:szCs w:val="28"/>
          </w:rPr>
          <w:t>SK);PK</w:t>
        </w:r>
        <w:r w:rsidRPr="000940DC">
          <w:rPr>
            <w:sz w:val="24"/>
            <w:szCs w:val="28"/>
          </w:rPr>
          <w:t>公开</w:t>
        </w:r>
        <w:r w:rsidRPr="000940DC">
          <w:rPr>
            <w:sz w:val="24"/>
            <w:szCs w:val="28"/>
          </w:rPr>
          <w:t>,SK</w:t>
        </w:r>
        <w:r w:rsidRPr="000940DC">
          <w:rPr>
            <w:sz w:val="24"/>
            <w:szCs w:val="28"/>
          </w:rPr>
          <w:t>保密</w:t>
        </w:r>
        <w:r w:rsidRPr="000940DC">
          <w:rPr>
            <w:sz w:val="24"/>
            <w:szCs w:val="28"/>
          </w:rPr>
          <w:t>;</w:t>
        </w:r>
        <w:r w:rsidRPr="000940DC">
          <w:rPr>
            <w:sz w:val="24"/>
            <w:szCs w:val="28"/>
          </w:rPr>
          <w:t>从</w:t>
        </w:r>
        <w:r w:rsidRPr="000940DC">
          <w:rPr>
            <w:sz w:val="24"/>
            <w:szCs w:val="28"/>
          </w:rPr>
          <w:t>PK</w:t>
        </w:r>
        <w:r w:rsidRPr="000940DC">
          <w:rPr>
            <w:sz w:val="24"/>
            <w:szCs w:val="28"/>
          </w:rPr>
          <w:t>推出</w:t>
        </w:r>
        <w:r w:rsidRPr="000940DC">
          <w:rPr>
            <w:sz w:val="24"/>
            <w:szCs w:val="28"/>
          </w:rPr>
          <w:t>SK</w:t>
        </w:r>
        <w:r w:rsidRPr="000940DC">
          <w:rPr>
            <w:sz w:val="24"/>
            <w:szCs w:val="28"/>
          </w:rPr>
          <w:t>是很困难的</w:t>
        </w:r>
        <w:r w:rsidRPr="000940DC">
          <w:rPr>
            <w:sz w:val="24"/>
            <w:szCs w:val="28"/>
          </w:rPr>
          <w:t>;A,B</w:t>
        </w:r>
        <w:r w:rsidRPr="000940DC">
          <w:rPr>
            <w:sz w:val="24"/>
            <w:szCs w:val="28"/>
          </w:rPr>
          <w:t>双方通信时</w:t>
        </w:r>
        <w:r w:rsidRPr="000940DC">
          <w:rPr>
            <w:sz w:val="24"/>
            <w:szCs w:val="28"/>
          </w:rPr>
          <w:t>,A</w:t>
        </w:r>
        <w:r w:rsidRPr="000940DC">
          <w:rPr>
            <w:sz w:val="24"/>
            <w:szCs w:val="28"/>
          </w:rPr>
          <w:t>通过任何途径取得</w:t>
        </w:r>
        <w:r w:rsidRPr="000940DC">
          <w:rPr>
            <w:sz w:val="24"/>
            <w:szCs w:val="28"/>
          </w:rPr>
          <w:t>B</w:t>
        </w:r>
        <w:r w:rsidRPr="000940DC">
          <w:rPr>
            <w:sz w:val="24"/>
            <w:szCs w:val="28"/>
          </w:rPr>
          <w:t>的公钥</w:t>
        </w:r>
        <w:r w:rsidRPr="000940DC">
          <w:rPr>
            <w:sz w:val="24"/>
            <w:szCs w:val="28"/>
          </w:rPr>
          <w:t>,</w:t>
        </w:r>
        <w:r w:rsidRPr="000940DC">
          <w:rPr>
            <w:sz w:val="24"/>
            <w:szCs w:val="28"/>
          </w:rPr>
          <w:t>用</w:t>
        </w:r>
        <w:r w:rsidRPr="000940DC">
          <w:rPr>
            <w:sz w:val="24"/>
            <w:szCs w:val="28"/>
          </w:rPr>
          <w:t>B</w:t>
        </w:r>
        <w:r w:rsidRPr="000940DC">
          <w:rPr>
            <w:sz w:val="24"/>
            <w:szCs w:val="28"/>
          </w:rPr>
          <w:t>的公钥加密信息</w:t>
        </w:r>
        <w:r>
          <w:rPr>
            <w:sz w:val="24"/>
            <w:szCs w:val="28"/>
          </w:rPr>
          <w:t>。</w:t>
        </w:r>
        <w:r w:rsidRPr="000940DC">
          <w:rPr>
            <w:sz w:val="24"/>
            <w:szCs w:val="28"/>
          </w:rPr>
          <w:t>加密后的信息可通过任何不安全信道发送</w:t>
        </w:r>
        <w:r>
          <w:rPr>
            <w:sz w:val="24"/>
            <w:szCs w:val="28"/>
          </w:rPr>
          <w:t>。</w:t>
        </w:r>
        <w:r w:rsidRPr="000940DC">
          <w:rPr>
            <w:sz w:val="24"/>
            <w:szCs w:val="28"/>
          </w:rPr>
          <w:t>B</w:t>
        </w:r>
        <w:r w:rsidRPr="000940DC">
          <w:rPr>
            <w:sz w:val="24"/>
            <w:szCs w:val="28"/>
          </w:rPr>
          <w:t>收到密文信息后</w:t>
        </w:r>
        <w:r w:rsidRPr="000940DC">
          <w:rPr>
            <w:sz w:val="24"/>
            <w:szCs w:val="28"/>
          </w:rPr>
          <w:t>,</w:t>
        </w:r>
        <w:r w:rsidRPr="000940DC">
          <w:rPr>
            <w:sz w:val="24"/>
            <w:szCs w:val="28"/>
          </w:rPr>
          <w:t>用自己私钥解密恢复出明文</w:t>
        </w:r>
        <w:r>
          <w:rPr>
            <w:rFonts w:hint="eastAsia"/>
            <w:sz w:val="24"/>
            <w:szCs w:val="28"/>
          </w:rPr>
          <w:t>。</w:t>
        </w:r>
      </w:ins>
    </w:p>
    <w:p w14:paraId="3D3DCD6C" w14:textId="77777777" w:rsidR="00876D7D" w:rsidRPr="005B3C6B" w:rsidRDefault="00876D7D" w:rsidP="00876D7D">
      <w:pPr>
        <w:spacing w:line="360" w:lineRule="auto"/>
        <w:ind w:firstLine="420"/>
        <w:rPr>
          <w:ins w:id="30" w:author="danlin wang" w:date="2020-12-29T09:43:00Z"/>
          <w:sz w:val="24"/>
          <w:szCs w:val="28"/>
        </w:rPr>
      </w:pPr>
      <w:ins w:id="31" w:author="danlin wang" w:date="2020-12-29T09:43:00Z">
        <w:r w:rsidRPr="005B3C6B">
          <w:rPr>
            <w:sz w:val="24"/>
            <w:szCs w:val="28"/>
          </w:rPr>
          <w:t>由于计算机网络通信和各类应用业务的需求，要求相应的数据文件加密方法应具有灵活性和快速的特点。</w:t>
        </w:r>
      </w:ins>
    </w:p>
    <w:p w14:paraId="06FE8B38" w14:textId="77777777" w:rsidR="00876D7D" w:rsidRPr="005B3C6B" w:rsidRDefault="00876D7D" w:rsidP="00876D7D">
      <w:pPr>
        <w:spacing w:line="360" w:lineRule="auto"/>
        <w:ind w:firstLine="420"/>
        <w:rPr>
          <w:ins w:id="32" w:author="danlin wang" w:date="2020-12-29T09:43:00Z"/>
          <w:sz w:val="24"/>
          <w:szCs w:val="28"/>
        </w:rPr>
      </w:pPr>
      <w:ins w:id="33" w:author="danlin wang" w:date="2020-12-29T09:43:00Z">
        <w:r w:rsidRPr="005B3C6B">
          <w:rPr>
            <w:sz w:val="24"/>
            <w:szCs w:val="28"/>
          </w:rPr>
          <w:t>RSA</w:t>
        </w:r>
        <w:r w:rsidRPr="005B3C6B">
          <w:rPr>
            <w:sz w:val="24"/>
            <w:szCs w:val="28"/>
          </w:rPr>
          <w:t>加密体制是</w:t>
        </w:r>
        <w:r w:rsidRPr="005B3C6B">
          <w:rPr>
            <w:sz w:val="24"/>
            <w:szCs w:val="28"/>
          </w:rPr>
          <w:t>1978</w:t>
        </w:r>
        <w:r w:rsidRPr="005B3C6B">
          <w:rPr>
            <w:sz w:val="24"/>
            <w:szCs w:val="28"/>
          </w:rPr>
          <w:t>年提出来的，它是第一个理论上最为成功的公开密钥加密体制，它的安全性基于数论中的</w:t>
        </w:r>
        <w:r w:rsidRPr="005B3C6B">
          <w:rPr>
            <w:sz w:val="24"/>
            <w:szCs w:val="28"/>
          </w:rPr>
          <w:t>Euler</w:t>
        </w:r>
        <w:r w:rsidRPr="005B3C6B">
          <w:rPr>
            <w:sz w:val="24"/>
            <w:szCs w:val="28"/>
          </w:rPr>
          <w:t>定理和计算复杂性理论中的下述论断：求两个大素数的乘积是很容易计算的，但要分解两个大素数的乘积，求出它们的素数因子却是非常困难的，它属于</w:t>
        </w:r>
        <w:r w:rsidRPr="005B3C6B">
          <w:rPr>
            <w:sz w:val="24"/>
            <w:szCs w:val="28"/>
          </w:rPr>
          <w:t>NP</w:t>
        </w:r>
        <w:r w:rsidRPr="005B3C6B">
          <w:rPr>
            <w:sz w:val="24"/>
            <w:szCs w:val="28"/>
          </w:rPr>
          <w:t>完全类，是一种幂模运算的加密体制。除了用于数据文件加密外，它还能用于数字签字和身份认证。要构造</w:t>
        </w:r>
        <w:r w:rsidRPr="005B3C6B">
          <w:rPr>
            <w:sz w:val="24"/>
            <w:szCs w:val="28"/>
          </w:rPr>
          <w:t>RSA</w:t>
        </w:r>
        <w:r w:rsidRPr="005B3C6B">
          <w:rPr>
            <w:sz w:val="24"/>
            <w:szCs w:val="28"/>
          </w:rPr>
          <w:t>加密算法和解密算法中的公钥和私钥，必须首先构造两个大素数，</w:t>
        </w:r>
        <w:r w:rsidRPr="005B3C6B">
          <w:rPr>
            <w:sz w:val="24"/>
            <w:szCs w:val="28"/>
          </w:rPr>
          <w:t>RSA</w:t>
        </w:r>
        <w:r w:rsidRPr="005B3C6B">
          <w:rPr>
            <w:sz w:val="24"/>
            <w:szCs w:val="28"/>
          </w:rPr>
          <w:t>加密算法和解密算法的安全性与所使用的大素数有密切关系。因此。研究</w:t>
        </w:r>
        <w:r w:rsidRPr="005B3C6B">
          <w:rPr>
            <w:sz w:val="24"/>
            <w:szCs w:val="28"/>
          </w:rPr>
          <w:t>RSA</w:t>
        </w:r>
        <w:r w:rsidRPr="005B3C6B">
          <w:rPr>
            <w:sz w:val="24"/>
            <w:szCs w:val="28"/>
          </w:rPr>
          <w:t>公钥加密体制中的大素数生成，构造符合</w:t>
        </w:r>
        <w:r w:rsidRPr="005B3C6B">
          <w:rPr>
            <w:sz w:val="24"/>
            <w:szCs w:val="28"/>
          </w:rPr>
          <w:t>RSA</w:t>
        </w:r>
        <w:r w:rsidRPr="005B3C6B">
          <w:rPr>
            <w:sz w:val="24"/>
            <w:szCs w:val="28"/>
          </w:rPr>
          <w:t>安全体系要求的强素数，是</w:t>
        </w:r>
        <w:r w:rsidRPr="005B3C6B">
          <w:rPr>
            <w:sz w:val="24"/>
            <w:szCs w:val="28"/>
          </w:rPr>
          <w:t>RSA</w:t>
        </w:r>
        <w:r w:rsidRPr="005B3C6B">
          <w:rPr>
            <w:sz w:val="24"/>
            <w:szCs w:val="28"/>
          </w:rPr>
          <w:t>加密算法算法实用化的基础。</w:t>
        </w:r>
      </w:ins>
    </w:p>
    <w:p w14:paraId="6E2F94CB" w14:textId="77777777" w:rsidR="00876D7D" w:rsidRPr="000940DC" w:rsidRDefault="00876D7D" w:rsidP="00876D7D">
      <w:pPr>
        <w:spacing w:line="360" w:lineRule="auto"/>
        <w:ind w:firstLine="420"/>
        <w:rPr>
          <w:ins w:id="34" w:author="danlin wang" w:date="2020-12-29T09:43:00Z"/>
          <w:sz w:val="24"/>
          <w:szCs w:val="28"/>
        </w:rPr>
      </w:pPr>
      <w:ins w:id="35" w:author="danlin wang" w:date="2020-12-29T09:43:00Z">
        <w:r w:rsidRPr="005B3C6B">
          <w:rPr>
            <w:sz w:val="24"/>
            <w:szCs w:val="28"/>
          </w:rPr>
          <w:t>身份认证可以防止非法人员进入系统，防止非法人员通过违法操作获取不正</w:t>
        </w:r>
        <w:r w:rsidRPr="005B3C6B">
          <w:rPr>
            <w:sz w:val="24"/>
            <w:szCs w:val="28"/>
          </w:rPr>
          <w:lastRenderedPageBreak/>
          <w:t>当利益、访问受控信息和恶意破坏系统数据完整性的情况发生。同时，在一些需要具有较高安全性的系统中，通过用户身份的唯一性，系统可以自动记录用户所做的操作，进行有效的核查。在一个有竞争和争斗的现实社会中，身份欺诈是不可避免的，因此常常需要证明个人的身份。通信和数据系统的安全性也取决于能否正确验证用户或终端的个人身份。对于计算机的访问和使用、安全地区的出入也都是以精确的身份验证为基础的。网络中的各种应用和计算机系统都需要身份认证来确认一个用户的合法性，然后确定这个用户的个人数据和特定权限。</w:t>
        </w:r>
      </w:ins>
    </w:p>
    <w:p w14:paraId="326C2B74" w14:textId="77777777" w:rsidR="00876D7D" w:rsidRDefault="00876D7D" w:rsidP="00876D7D">
      <w:pPr>
        <w:spacing w:line="360" w:lineRule="auto"/>
        <w:rPr>
          <w:ins w:id="36" w:author="danlin wang" w:date="2020-12-29T09:43:00Z"/>
          <w:sz w:val="24"/>
          <w:szCs w:val="28"/>
        </w:rPr>
      </w:pPr>
      <w:ins w:id="37" w:author="danlin wang" w:date="2020-12-29T09:43:00Z">
        <w:r>
          <w:rPr>
            <w:rFonts w:hint="eastAsia"/>
            <w:sz w:val="24"/>
            <w:szCs w:val="28"/>
          </w:rPr>
          <w:t>算法构成</w:t>
        </w:r>
      </w:ins>
    </w:p>
    <w:p w14:paraId="7ACBD6C8" w14:textId="77777777" w:rsidR="00876D7D" w:rsidRDefault="00876D7D" w:rsidP="00876D7D">
      <w:pPr>
        <w:spacing w:line="360" w:lineRule="auto"/>
        <w:rPr>
          <w:ins w:id="38" w:author="danlin wang" w:date="2020-12-29T09:43:00Z"/>
          <w:sz w:val="24"/>
          <w:szCs w:val="28"/>
        </w:rPr>
      </w:pPr>
      <w:ins w:id="39" w:author="danlin wang" w:date="2020-12-29T09:43:00Z">
        <w:r>
          <w:rPr>
            <w:rFonts w:hint="eastAsia"/>
            <w:sz w:val="24"/>
            <w:szCs w:val="28"/>
          </w:rPr>
          <w:t>一个基于身份的数字签名算法由以下</w:t>
        </w:r>
        <w:r>
          <w:rPr>
            <w:rFonts w:hint="eastAsia"/>
            <w:sz w:val="24"/>
            <w:szCs w:val="28"/>
          </w:rPr>
          <w:t>4</w:t>
        </w:r>
        <w:r>
          <w:rPr>
            <w:rFonts w:hint="eastAsia"/>
            <w:sz w:val="24"/>
            <w:szCs w:val="28"/>
          </w:rPr>
          <w:t>个子算法构成：</w:t>
        </w:r>
      </w:ins>
    </w:p>
    <w:p w14:paraId="78FBA818" w14:textId="77777777" w:rsidR="00876D7D" w:rsidRPr="005B3C6B" w:rsidRDefault="00876D7D" w:rsidP="00876D7D">
      <w:pPr>
        <w:pStyle w:val="ab"/>
        <w:numPr>
          <w:ilvl w:val="0"/>
          <w:numId w:val="1"/>
        </w:numPr>
        <w:spacing w:line="360" w:lineRule="auto"/>
        <w:ind w:firstLineChars="0"/>
        <w:rPr>
          <w:ins w:id="40" w:author="danlin wang" w:date="2020-12-29T09:43:00Z"/>
          <w:sz w:val="24"/>
          <w:szCs w:val="28"/>
        </w:rPr>
      </w:pPr>
      <w:ins w:id="41" w:author="danlin wang" w:date="2020-12-29T09:43:00Z">
        <w:r w:rsidRPr="005B3C6B">
          <w:rPr>
            <w:rFonts w:hint="eastAsia"/>
            <w:sz w:val="24"/>
            <w:szCs w:val="28"/>
          </w:rPr>
          <w:t>初始化</w:t>
        </w:r>
      </w:ins>
    </w:p>
    <w:p w14:paraId="696CA138" w14:textId="77777777" w:rsidR="00876D7D" w:rsidRDefault="00876D7D" w:rsidP="00876D7D">
      <w:pPr>
        <w:pStyle w:val="ab"/>
        <w:spacing w:line="360" w:lineRule="auto"/>
        <w:ind w:left="360" w:firstLineChars="0" w:firstLine="0"/>
        <w:rPr>
          <w:ins w:id="42" w:author="danlin wang" w:date="2020-12-29T09:43:00Z"/>
          <w:sz w:val="24"/>
          <w:szCs w:val="28"/>
        </w:rPr>
      </w:pPr>
      <w:ins w:id="43" w:author="danlin wang" w:date="2020-12-29T09:43:00Z">
        <w:r>
          <w:rPr>
            <w:rFonts w:hint="eastAsia"/>
            <w:sz w:val="24"/>
            <w:szCs w:val="28"/>
          </w:rPr>
          <w:t>输入：安全参数</w:t>
        </w:r>
        <w:r>
          <w:rPr>
            <w:rFonts w:hint="eastAsia"/>
            <w:sz w:val="24"/>
            <w:szCs w:val="28"/>
          </w:rPr>
          <w:t>k</w:t>
        </w:r>
      </w:ins>
    </w:p>
    <w:p w14:paraId="0771CEF8" w14:textId="77777777" w:rsidR="00876D7D" w:rsidRDefault="00876D7D" w:rsidP="00876D7D">
      <w:pPr>
        <w:pStyle w:val="ab"/>
        <w:spacing w:line="360" w:lineRule="auto"/>
        <w:ind w:left="360" w:firstLineChars="0" w:firstLine="0"/>
        <w:rPr>
          <w:ins w:id="44" w:author="danlin wang" w:date="2020-12-29T09:43:00Z"/>
          <w:sz w:val="24"/>
          <w:szCs w:val="28"/>
        </w:rPr>
      </w:pPr>
      <w:ins w:id="45" w:author="danlin wang" w:date="2020-12-29T09:43:00Z">
        <w:r>
          <w:rPr>
            <w:rFonts w:hint="eastAsia"/>
            <w:sz w:val="24"/>
            <w:szCs w:val="28"/>
          </w:rPr>
          <w:t>输出：系统参数</w:t>
        </w:r>
        <w:r>
          <w:rPr>
            <w:rFonts w:hint="eastAsia"/>
            <w:sz w:val="24"/>
            <w:szCs w:val="28"/>
          </w:rPr>
          <w:t>params</w:t>
        </w:r>
        <w:r>
          <w:rPr>
            <w:rFonts w:hint="eastAsia"/>
            <w:sz w:val="24"/>
            <w:szCs w:val="28"/>
          </w:rPr>
          <w:t>和主密钥</w:t>
        </w:r>
        <w:r>
          <w:rPr>
            <w:rFonts w:hint="eastAsia"/>
            <w:sz w:val="24"/>
            <w:szCs w:val="28"/>
          </w:rPr>
          <w:t>master</w:t>
        </w:r>
        <w:r>
          <w:rPr>
            <w:sz w:val="24"/>
            <w:szCs w:val="28"/>
          </w:rPr>
          <w:t>-</w:t>
        </w:r>
        <w:r>
          <w:rPr>
            <w:rFonts w:hint="eastAsia"/>
            <w:sz w:val="24"/>
            <w:szCs w:val="28"/>
          </w:rPr>
          <w:t>key</w:t>
        </w:r>
      </w:ins>
    </w:p>
    <w:p w14:paraId="341DA99B" w14:textId="77777777" w:rsidR="00876D7D" w:rsidRDefault="00876D7D" w:rsidP="00876D7D">
      <w:pPr>
        <w:pStyle w:val="ab"/>
        <w:numPr>
          <w:ilvl w:val="0"/>
          <w:numId w:val="1"/>
        </w:numPr>
        <w:spacing w:line="360" w:lineRule="auto"/>
        <w:ind w:firstLineChars="0"/>
        <w:rPr>
          <w:ins w:id="46" w:author="danlin wang" w:date="2020-12-29T09:43:00Z"/>
          <w:sz w:val="24"/>
          <w:szCs w:val="28"/>
        </w:rPr>
      </w:pPr>
      <w:ins w:id="47" w:author="danlin wang" w:date="2020-12-29T09:43:00Z">
        <w:r w:rsidRPr="005B3C6B">
          <w:rPr>
            <w:rFonts w:hint="eastAsia"/>
            <w:sz w:val="24"/>
            <w:szCs w:val="28"/>
          </w:rPr>
          <w:t>用户私钥生成</w:t>
        </w:r>
      </w:ins>
    </w:p>
    <w:p w14:paraId="71006AE9" w14:textId="77777777" w:rsidR="00876D7D" w:rsidRDefault="00876D7D" w:rsidP="00876D7D">
      <w:pPr>
        <w:pStyle w:val="ab"/>
        <w:spacing w:line="360" w:lineRule="auto"/>
        <w:ind w:left="360" w:firstLineChars="0" w:firstLine="0"/>
        <w:rPr>
          <w:ins w:id="48" w:author="danlin wang" w:date="2020-12-29T09:43:00Z"/>
          <w:sz w:val="24"/>
          <w:szCs w:val="28"/>
        </w:rPr>
      </w:pPr>
      <w:ins w:id="49" w:author="danlin wang" w:date="2020-12-29T09:43:00Z">
        <w:r>
          <w:rPr>
            <w:rFonts w:hint="eastAsia"/>
            <w:sz w:val="24"/>
            <w:szCs w:val="28"/>
          </w:rPr>
          <w:t>输入：系统参数</w:t>
        </w:r>
        <w:r>
          <w:rPr>
            <w:rFonts w:hint="eastAsia"/>
            <w:sz w:val="24"/>
            <w:szCs w:val="28"/>
          </w:rPr>
          <w:t>params</w:t>
        </w:r>
        <w:r>
          <w:rPr>
            <w:rFonts w:hint="eastAsia"/>
            <w:sz w:val="24"/>
            <w:szCs w:val="28"/>
          </w:rPr>
          <w:t>、主密钥</w:t>
        </w:r>
        <w:r>
          <w:rPr>
            <w:rFonts w:hint="eastAsia"/>
            <w:sz w:val="24"/>
            <w:szCs w:val="28"/>
          </w:rPr>
          <w:t>master-key</w:t>
        </w:r>
        <w:r>
          <w:rPr>
            <w:rFonts w:hint="eastAsia"/>
            <w:sz w:val="24"/>
            <w:szCs w:val="28"/>
          </w:rPr>
          <w:t>和用户身份</w:t>
        </w:r>
        <w:r>
          <w:rPr>
            <w:rFonts w:hint="eastAsia"/>
            <w:sz w:val="24"/>
            <w:szCs w:val="28"/>
          </w:rPr>
          <w:t>ID</w:t>
        </w:r>
      </w:ins>
    </w:p>
    <w:p w14:paraId="3812510D" w14:textId="77777777" w:rsidR="00876D7D" w:rsidRPr="005B3C6B" w:rsidRDefault="00876D7D" w:rsidP="00876D7D">
      <w:pPr>
        <w:pStyle w:val="ab"/>
        <w:spacing w:line="360" w:lineRule="auto"/>
        <w:ind w:left="360" w:firstLineChars="0" w:firstLine="0"/>
        <w:rPr>
          <w:ins w:id="50" w:author="danlin wang" w:date="2020-12-29T09:43:00Z"/>
          <w:sz w:val="24"/>
          <w:szCs w:val="28"/>
        </w:rPr>
      </w:pPr>
      <w:ins w:id="51" w:author="danlin wang" w:date="2020-12-29T09:43:00Z">
        <w:r>
          <w:rPr>
            <w:rFonts w:hint="eastAsia"/>
            <w:sz w:val="24"/>
            <w:szCs w:val="28"/>
          </w:rPr>
          <w:t>输出：用户私钥</w:t>
        </w:r>
        <w:r>
          <w:rPr>
            <w:rFonts w:hint="eastAsia"/>
            <w:sz w:val="24"/>
            <w:szCs w:val="28"/>
          </w:rPr>
          <w:t>gID</w:t>
        </w:r>
      </w:ins>
    </w:p>
    <w:p w14:paraId="31BC227C" w14:textId="77777777" w:rsidR="00876D7D" w:rsidRDefault="00876D7D" w:rsidP="00876D7D">
      <w:pPr>
        <w:pStyle w:val="ab"/>
        <w:numPr>
          <w:ilvl w:val="0"/>
          <w:numId w:val="1"/>
        </w:numPr>
        <w:spacing w:line="360" w:lineRule="auto"/>
        <w:ind w:firstLineChars="0"/>
        <w:rPr>
          <w:ins w:id="52" w:author="danlin wang" w:date="2020-12-29T09:43:00Z"/>
          <w:sz w:val="24"/>
          <w:szCs w:val="28"/>
        </w:rPr>
      </w:pPr>
      <w:ins w:id="53" w:author="danlin wang" w:date="2020-12-29T09:43:00Z">
        <w:r>
          <w:rPr>
            <w:rFonts w:hint="eastAsia"/>
            <w:sz w:val="24"/>
            <w:szCs w:val="28"/>
          </w:rPr>
          <w:t>签名</w:t>
        </w:r>
      </w:ins>
    </w:p>
    <w:p w14:paraId="1983C2D2" w14:textId="77777777" w:rsidR="00876D7D" w:rsidRDefault="00876D7D" w:rsidP="00876D7D">
      <w:pPr>
        <w:pStyle w:val="ab"/>
        <w:spacing w:line="360" w:lineRule="auto"/>
        <w:ind w:left="360" w:firstLineChars="0" w:firstLine="0"/>
        <w:rPr>
          <w:ins w:id="54" w:author="danlin wang" w:date="2020-12-29T09:43:00Z"/>
          <w:sz w:val="24"/>
          <w:szCs w:val="28"/>
        </w:rPr>
      </w:pPr>
      <w:ins w:id="55" w:author="danlin wang" w:date="2020-12-29T09:43:00Z">
        <w:r>
          <w:rPr>
            <w:rFonts w:hint="eastAsia"/>
            <w:sz w:val="24"/>
            <w:szCs w:val="28"/>
          </w:rPr>
          <w:t>输入：系统参数</w:t>
        </w:r>
        <w:r>
          <w:rPr>
            <w:rFonts w:hint="eastAsia"/>
            <w:sz w:val="24"/>
            <w:szCs w:val="28"/>
          </w:rPr>
          <w:t>params</w:t>
        </w:r>
        <w:r>
          <w:rPr>
            <w:rFonts w:hint="eastAsia"/>
            <w:sz w:val="24"/>
            <w:szCs w:val="28"/>
          </w:rPr>
          <w:t>，消息</w:t>
        </w:r>
        <w:r>
          <w:rPr>
            <w:rFonts w:hint="eastAsia"/>
            <w:sz w:val="24"/>
            <w:szCs w:val="28"/>
          </w:rPr>
          <w:t>M</w:t>
        </w:r>
        <w:r>
          <w:rPr>
            <w:rFonts w:hint="eastAsia"/>
            <w:sz w:val="24"/>
            <w:szCs w:val="28"/>
          </w:rPr>
          <w:t>和签名者的私钥</w:t>
        </w:r>
        <w:r>
          <w:rPr>
            <w:rFonts w:hint="eastAsia"/>
            <w:sz w:val="24"/>
            <w:szCs w:val="28"/>
          </w:rPr>
          <w:t>gID</w:t>
        </w:r>
      </w:ins>
    </w:p>
    <w:p w14:paraId="6ED5A89C" w14:textId="77777777" w:rsidR="00876D7D" w:rsidRDefault="00876D7D" w:rsidP="00876D7D">
      <w:pPr>
        <w:pStyle w:val="ab"/>
        <w:spacing w:line="360" w:lineRule="auto"/>
        <w:ind w:left="360" w:firstLineChars="0" w:firstLine="0"/>
        <w:rPr>
          <w:ins w:id="56" w:author="danlin wang" w:date="2020-12-29T09:43:00Z"/>
          <w:sz w:val="24"/>
          <w:szCs w:val="28"/>
        </w:rPr>
      </w:pPr>
      <w:ins w:id="57" w:author="danlin wang" w:date="2020-12-29T09:43:00Z">
        <w:r>
          <w:rPr>
            <w:rFonts w:hint="eastAsia"/>
            <w:sz w:val="24"/>
            <w:szCs w:val="28"/>
          </w:rPr>
          <w:t>输出：签名</w:t>
        </w:r>
        <w:r w:rsidRPr="005B3C6B">
          <w:rPr>
            <w:rFonts w:asciiTheme="minorEastAsia" w:hAnsiTheme="minorEastAsia" w:cs="Times New Roman"/>
            <w:i/>
            <w:iCs/>
            <w:color w:val="3F3F3F"/>
            <w:spacing w:val="23"/>
            <w:sz w:val="24"/>
            <w:szCs w:val="24"/>
          </w:rPr>
          <w:t>σ</w:t>
        </w:r>
      </w:ins>
    </w:p>
    <w:p w14:paraId="15B25CF7" w14:textId="77777777" w:rsidR="00876D7D" w:rsidRDefault="00876D7D" w:rsidP="00876D7D">
      <w:pPr>
        <w:pStyle w:val="ab"/>
        <w:numPr>
          <w:ilvl w:val="0"/>
          <w:numId w:val="1"/>
        </w:numPr>
        <w:spacing w:line="360" w:lineRule="auto"/>
        <w:ind w:firstLineChars="0"/>
        <w:rPr>
          <w:ins w:id="58" w:author="danlin wang" w:date="2020-12-29T09:43:00Z"/>
          <w:sz w:val="24"/>
          <w:szCs w:val="28"/>
        </w:rPr>
      </w:pPr>
      <w:ins w:id="59" w:author="danlin wang" w:date="2020-12-29T09:43:00Z">
        <w:r>
          <w:rPr>
            <w:rFonts w:hint="eastAsia"/>
            <w:sz w:val="24"/>
            <w:szCs w:val="28"/>
          </w:rPr>
          <w:t>验证</w:t>
        </w:r>
      </w:ins>
    </w:p>
    <w:p w14:paraId="76A51F9B" w14:textId="77777777" w:rsidR="00876D7D" w:rsidRDefault="00876D7D" w:rsidP="00876D7D">
      <w:pPr>
        <w:pStyle w:val="ab"/>
        <w:spacing w:line="360" w:lineRule="auto"/>
        <w:ind w:left="360" w:firstLineChars="0" w:firstLine="0"/>
        <w:rPr>
          <w:ins w:id="60" w:author="danlin wang" w:date="2020-12-29T09:43:00Z"/>
          <w:sz w:val="24"/>
          <w:szCs w:val="28"/>
        </w:rPr>
      </w:pPr>
      <w:ins w:id="61" w:author="danlin wang" w:date="2020-12-29T09:43:00Z">
        <w:r>
          <w:rPr>
            <w:rFonts w:hint="eastAsia"/>
            <w:sz w:val="24"/>
            <w:szCs w:val="28"/>
          </w:rPr>
          <w:t>输入：系统参数</w:t>
        </w:r>
        <w:r>
          <w:rPr>
            <w:rFonts w:hint="eastAsia"/>
            <w:sz w:val="24"/>
            <w:szCs w:val="28"/>
          </w:rPr>
          <w:t>params</w:t>
        </w:r>
        <w:r>
          <w:rPr>
            <w:rFonts w:hint="eastAsia"/>
            <w:sz w:val="24"/>
            <w:szCs w:val="28"/>
          </w:rPr>
          <w:t>、签名</w:t>
        </w:r>
        <w:r w:rsidRPr="005B3C6B">
          <w:rPr>
            <w:rFonts w:asciiTheme="minorEastAsia" w:hAnsiTheme="minorEastAsia" w:cs="Times New Roman"/>
            <w:i/>
            <w:iCs/>
            <w:color w:val="3F3F3F"/>
            <w:spacing w:val="23"/>
            <w:sz w:val="24"/>
            <w:szCs w:val="24"/>
          </w:rPr>
          <w:t>σ</w:t>
        </w:r>
        <w:r>
          <w:rPr>
            <w:rFonts w:hint="eastAsia"/>
            <w:sz w:val="24"/>
            <w:szCs w:val="28"/>
          </w:rPr>
          <w:t>、签名者公钥</w:t>
        </w:r>
        <w:r>
          <w:rPr>
            <w:rFonts w:hint="eastAsia"/>
            <w:sz w:val="24"/>
            <w:szCs w:val="28"/>
          </w:rPr>
          <w:t>ID</w:t>
        </w:r>
        <w:r>
          <w:rPr>
            <w:rFonts w:hint="eastAsia"/>
            <w:sz w:val="24"/>
            <w:szCs w:val="28"/>
          </w:rPr>
          <w:t>和消息</w:t>
        </w:r>
        <w:r>
          <w:rPr>
            <w:rFonts w:hint="eastAsia"/>
            <w:sz w:val="24"/>
            <w:szCs w:val="28"/>
          </w:rPr>
          <w:t>M</w:t>
        </w:r>
      </w:ins>
    </w:p>
    <w:p w14:paraId="37BA8022" w14:textId="77777777" w:rsidR="00876D7D" w:rsidRDefault="00876D7D" w:rsidP="00876D7D">
      <w:pPr>
        <w:pStyle w:val="ab"/>
        <w:spacing w:line="360" w:lineRule="auto"/>
        <w:ind w:left="360" w:firstLineChars="0" w:firstLine="0"/>
        <w:rPr>
          <w:ins w:id="62" w:author="danlin wang" w:date="2020-12-29T09:43:00Z"/>
          <w:sz w:val="24"/>
          <w:szCs w:val="28"/>
        </w:rPr>
      </w:pPr>
      <w:ins w:id="63" w:author="danlin wang" w:date="2020-12-29T09:43:00Z">
        <w:r>
          <w:rPr>
            <w:rFonts w:hint="eastAsia"/>
            <w:sz w:val="24"/>
            <w:szCs w:val="28"/>
          </w:rPr>
          <w:t>输出：验签结果</w:t>
        </w:r>
        <w:r>
          <w:rPr>
            <w:rFonts w:hint="eastAsia"/>
            <w:sz w:val="24"/>
            <w:szCs w:val="28"/>
          </w:rPr>
          <w:t>Accept</w:t>
        </w:r>
        <w:r>
          <w:rPr>
            <w:sz w:val="24"/>
            <w:szCs w:val="28"/>
          </w:rPr>
          <w:t xml:space="preserve"> </w:t>
        </w:r>
        <w:r>
          <w:rPr>
            <w:rFonts w:hint="eastAsia"/>
            <w:sz w:val="24"/>
            <w:szCs w:val="28"/>
          </w:rPr>
          <w:t>or</w:t>
        </w:r>
        <w:r>
          <w:rPr>
            <w:sz w:val="24"/>
            <w:szCs w:val="28"/>
          </w:rPr>
          <w:t xml:space="preserve"> </w:t>
        </w:r>
        <w:r>
          <w:rPr>
            <w:rFonts w:hint="eastAsia"/>
            <w:sz w:val="24"/>
            <w:szCs w:val="28"/>
          </w:rPr>
          <w:t>Reject</w:t>
        </w:r>
      </w:ins>
    </w:p>
    <w:p w14:paraId="08D277E4" w14:textId="77777777" w:rsidR="00876D7D" w:rsidRPr="000940DC" w:rsidRDefault="00876D7D" w:rsidP="00876D7D">
      <w:pPr>
        <w:spacing w:line="360" w:lineRule="auto"/>
        <w:rPr>
          <w:ins w:id="64" w:author="danlin wang" w:date="2020-12-29T09:43:00Z"/>
          <w:sz w:val="24"/>
          <w:szCs w:val="28"/>
        </w:rPr>
      </w:pPr>
      <w:ins w:id="65" w:author="danlin wang" w:date="2020-12-29T09:43:00Z">
        <w:r w:rsidRPr="000940DC">
          <w:rPr>
            <w:rFonts w:hint="eastAsia"/>
            <w:sz w:val="24"/>
            <w:szCs w:val="28"/>
          </w:rPr>
          <w:t>具体实现：</w:t>
        </w:r>
      </w:ins>
    </w:p>
    <w:p w14:paraId="0D4E09A6" w14:textId="77777777" w:rsidR="00876D7D" w:rsidRDefault="00876D7D" w:rsidP="00876D7D">
      <w:pPr>
        <w:pStyle w:val="ab"/>
        <w:numPr>
          <w:ilvl w:val="0"/>
          <w:numId w:val="2"/>
        </w:numPr>
        <w:spacing w:line="360" w:lineRule="auto"/>
        <w:ind w:firstLineChars="0"/>
        <w:rPr>
          <w:ins w:id="66" w:author="danlin wang" w:date="2020-12-29T09:43:00Z"/>
          <w:sz w:val="24"/>
          <w:szCs w:val="28"/>
        </w:rPr>
      </w:pPr>
      <w:ins w:id="67" w:author="danlin wang" w:date="2020-12-29T09:43:00Z">
        <w:r>
          <w:rPr>
            <w:rFonts w:hint="eastAsia"/>
            <w:sz w:val="24"/>
            <w:szCs w:val="28"/>
          </w:rPr>
          <w:t>选取两个大素数</w:t>
        </w:r>
        <w:r>
          <w:rPr>
            <w:rFonts w:hint="eastAsia"/>
            <w:sz w:val="24"/>
            <w:szCs w:val="28"/>
          </w:rPr>
          <w:t>p</w:t>
        </w:r>
        <w:r>
          <w:rPr>
            <w:rFonts w:hint="eastAsia"/>
            <w:sz w:val="24"/>
            <w:szCs w:val="28"/>
          </w:rPr>
          <w:t>，</w:t>
        </w:r>
        <w:r>
          <w:rPr>
            <w:rFonts w:hint="eastAsia"/>
            <w:sz w:val="24"/>
            <w:szCs w:val="28"/>
          </w:rPr>
          <w:t>q</w:t>
        </w:r>
        <w:r>
          <w:rPr>
            <w:rFonts w:hint="eastAsia"/>
            <w:sz w:val="24"/>
            <w:szCs w:val="28"/>
          </w:rPr>
          <w:t>，计算它们的乘积</w:t>
        </w:r>
        <w:r>
          <w:rPr>
            <w:rFonts w:hint="eastAsia"/>
            <w:sz w:val="24"/>
            <w:szCs w:val="28"/>
          </w:rPr>
          <w:t>n</w:t>
        </w:r>
      </w:ins>
    </w:p>
    <w:p w14:paraId="05D4D20A" w14:textId="77777777" w:rsidR="00876D7D" w:rsidRDefault="00876D7D" w:rsidP="00876D7D">
      <w:pPr>
        <w:pStyle w:val="ab"/>
        <w:spacing w:line="360" w:lineRule="auto"/>
        <w:ind w:left="360" w:firstLineChars="0" w:firstLine="0"/>
        <w:jc w:val="center"/>
        <w:rPr>
          <w:ins w:id="68" w:author="danlin wang" w:date="2020-12-29T09:43:00Z"/>
          <w:sz w:val="24"/>
          <w:szCs w:val="28"/>
        </w:rPr>
      </w:pPr>
      <w:ins w:id="69" w:author="danlin wang" w:date="2020-12-29T09:43:00Z">
        <w:r w:rsidRPr="00855C18">
          <w:rPr>
            <w:noProof/>
            <w:sz w:val="24"/>
            <w:szCs w:val="28"/>
          </w:rPr>
          <w:lastRenderedPageBreak/>
          <w:drawing>
            <wp:inline distT="0" distB="0" distL="0" distR="0" wp14:anchorId="001CE5DA" wp14:editId="6FAA8075">
              <wp:extent cx="4828317" cy="24917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5799" cy="2500762"/>
                      </a:xfrm>
                      <a:prstGeom prst="rect">
                        <a:avLst/>
                      </a:prstGeom>
                    </pic:spPr>
                  </pic:pic>
                </a:graphicData>
              </a:graphic>
            </wp:inline>
          </w:drawing>
        </w:r>
      </w:ins>
    </w:p>
    <w:p w14:paraId="508A8DF7" w14:textId="77777777" w:rsidR="00876D7D" w:rsidRDefault="00876D7D" w:rsidP="00876D7D">
      <w:pPr>
        <w:pStyle w:val="ab"/>
        <w:spacing w:line="360" w:lineRule="auto"/>
        <w:ind w:left="360" w:firstLineChars="0" w:firstLine="0"/>
        <w:jc w:val="center"/>
        <w:rPr>
          <w:ins w:id="70" w:author="danlin wang" w:date="2020-12-29T09:43:00Z"/>
          <w:sz w:val="24"/>
          <w:szCs w:val="28"/>
        </w:rPr>
      </w:pPr>
      <w:ins w:id="71" w:author="danlin wang" w:date="2020-12-29T09:43:00Z">
        <w:r>
          <w:rPr>
            <w:rFonts w:hint="eastAsia"/>
            <w:sz w:val="24"/>
            <w:szCs w:val="28"/>
          </w:rPr>
          <w:t>图</w:t>
        </w:r>
        <w:r>
          <w:rPr>
            <w:rFonts w:hint="eastAsia"/>
            <w:sz w:val="24"/>
            <w:szCs w:val="28"/>
          </w:rPr>
          <w:t>1</w:t>
        </w:r>
        <w:r>
          <w:rPr>
            <w:sz w:val="24"/>
            <w:szCs w:val="28"/>
          </w:rPr>
          <w:t xml:space="preserve">-1 </w:t>
        </w:r>
        <w:r>
          <w:rPr>
            <w:rFonts w:hint="eastAsia"/>
            <w:sz w:val="24"/>
            <w:szCs w:val="28"/>
          </w:rPr>
          <w:t>使用</w:t>
        </w:r>
        <w:r>
          <w:rPr>
            <w:rFonts w:hint="eastAsia"/>
            <w:sz w:val="24"/>
            <w:szCs w:val="28"/>
          </w:rPr>
          <w:t>BigInteger</w:t>
        </w:r>
        <w:r>
          <w:rPr>
            <w:rFonts w:hint="eastAsia"/>
            <w:sz w:val="24"/>
            <w:szCs w:val="28"/>
          </w:rPr>
          <w:t>下的</w:t>
        </w:r>
        <w:r>
          <w:rPr>
            <w:rFonts w:hint="eastAsia"/>
            <w:sz w:val="24"/>
            <w:szCs w:val="28"/>
          </w:rPr>
          <w:t>probablePrime</w:t>
        </w:r>
        <w:r>
          <w:rPr>
            <w:rFonts w:hint="eastAsia"/>
            <w:sz w:val="24"/>
            <w:szCs w:val="28"/>
          </w:rPr>
          <w:t>函数，随机生成两个大素数</w:t>
        </w:r>
      </w:ins>
    </w:p>
    <w:p w14:paraId="6E752FBE" w14:textId="77777777" w:rsidR="00876D7D" w:rsidRDefault="00876D7D" w:rsidP="00876D7D">
      <w:pPr>
        <w:pStyle w:val="ab"/>
        <w:spacing w:line="360" w:lineRule="auto"/>
        <w:ind w:left="360" w:firstLineChars="0" w:firstLine="0"/>
        <w:jc w:val="center"/>
        <w:rPr>
          <w:ins w:id="72" w:author="danlin wang" w:date="2020-12-29T09:43:00Z"/>
          <w:sz w:val="24"/>
          <w:szCs w:val="28"/>
        </w:rPr>
      </w:pPr>
      <w:ins w:id="73" w:author="danlin wang" w:date="2020-12-29T09:43:00Z">
        <w:r w:rsidRPr="005B2606">
          <w:rPr>
            <w:noProof/>
            <w:sz w:val="24"/>
            <w:szCs w:val="28"/>
          </w:rPr>
          <w:drawing>
            <wp:inline distT="0" distB="0" distL="0" distR="0" wp14:anchorId="7B0F0568" wp14:editId="0A4F6D95">
              <wp:extent cx="1676545" cy="15241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76545" cy="152413"/>
                      </a:xfrm>
                      <a:prstGeom prst="rect">
                        <a:avLst/>
                      </a:prstGeom>
                    </pic:spPr>
                  </pic:pic>
                </a:graphicData>
              </a:graphic>
            </wp:inline>
          </w:drawing>
        </w:r>
      </w:ins>
    </w:p>
    <w:p w14:paraId="20B58542" w14:textId="77777777" w:rsidR="00876D7D" w:rsidRDefault="00876D7D" w:rsidP="00876D7D">
      <w:pPr>
        <w:pStyle w:val="ab"/>
        <w:spacing w:line="360" w:lineRule="auto"/>
        <w:ind w:left="360" w:firstLineChars="0" w:firstLine="0"/>
        <w:jc w:val="center"/>
        <w:rPr>
          <w:ins w:id="74" w:author="danlin wang" w:date="2020-12-29T09:43:00Z"/>
          <w:sz w:val="24"/>
          <w:szCs w:val="28"/>
        </w:rPr>
      </w:pPr>
      <w:ins w:id="75" w:author="danlin wang" w:date="2020-12-29T09:43:00Z">
        <w:r>
          <w:rPr>
            <w:rFonts w:hint="eastAsia"/>
            <w:sz w:val="24"/>
            <w:szCs w:val="28"/>
          </w:rPr>
          <w:t>图</w:t>
        </w:r>
        <w:r>
          <w:rPr>
            <w:rFonts w:hint="eastAsia"/>
            <w:sz w:val="24"/>
            <w:szCs w:val="28"/>
          </w:rPr>
          <w:t>1</w:t>
        </w:r>
        <w:r>
          <w:rPr>
            <w:sz w:val="24"/>
            <w:szCs w:val="28"/>
          </w:rPr>
          <w:t xml:space="preserve">-2 </w:t>
        </w:r>
        <w:r>
          <w:rPr>
            <w:rFonts w:hint="eastAsia"/>
            <w:sz w:val="24"/>
            <w:szCs w:val="28"/>
          </w:rPr>
          <w:t>计算</w:t>
        </w:r>
        <w:r>
          <w:rPr>
            <w:rFonts w:hint="eastAsia"/>
            <w:sz w:val="24"/>
            <w:szCs w:val="28"/>
          </w:rPr>
          <w:t>n</w:t>
        </w:r>
      </w:ins>
    </w:p>
    <w:p w14:paraId="6EC60AEB" w14:textId="77777777" w:rsidR="00876D7D" w:rsidRDefault="00876D7D" w:rsidP="00876D7D">
      <w:pPr>
        <w:pStyle w:val="ab"/>
        <w:spacing w:line="360" w:lineRule="auto"/>
        <w:ind w:left="360" w:firstLineChars="0" w:firstLine="0"/>
        <w:jc w:val="center"/>
        <w:rPr>
          <w:ins w:id="76" w:author="danlin wang" w:date="2020-12-29T09:43:00Z"/>
          <w:sz w:val="24"/>
          <w:szCs w:val="28"/>
        </w:rPr>
      </w:pPr>
      <w:ins w:id="77" w:author="danlin wang" w:date="2020-12-29T09:43:00Z">
        <w:r w:rsidRPr="005B2606">
          <w:rPr>
            <w:noProof/>
            <w:sz w:val="24"/>
            <w:szCs w:val="28"/>
          </w:rPr>
          <w:drawing>
            <wp:inline distT="0" distB="0" distL="0" distR="0" wp14:anchorId="242B97EA" wp14:editId="376FBAFC">
              <wp:extent cx="5274310" cy="1517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51765"/>
                      </a:xfrm>
                      <a:prstGeom prst="rect">
                        <a:avLst/>
                      </a:prstGeom>
                    </pic:spPr>
                  </pic:pic>
                </a:graphicData>
              </a:graphic>
            </wp:inline>
          </w:drawing>
        </w:r>
      </w:ins>
    </w:p>
    <w:p w14:paraId="3E9DC053" w14:textId="77777777" w:rsidR="00876D7D" w:rsidRPr="005B2606" w:rsidRDefault="00876D7D" w:rsidP="00876D7D">
      <w:pPr>
        <w:pStyle w:val="ab"/>
        <w:spacing w:line="360" w:lineRule="auto"/>
        <w:ind w:left="360" w:firstLineChars="0" w:firstLine="0"/>
        <w:jc w:val="center"/>
        <w:rPr>
          <w:ins w:id="78" w:author="danlin wang" w:date="2020-12-29T09:43:00Z"/>
          <w:sz w:val="24"/>
          <w:szCs w:val="28"/>
        </w:rPr>
      </w:pPr>
      <w:ins w:id="79" w:author="danlin wang" w:date="2020-12-29T09:43:00Z">
        <w:r>
          <w:rPr>
            <w:rFonts w:hint="eastAsia"/>
            <w:sz w:val="24"/>
            <w:szCs w:val="28"/>
          </w:rPr>
          <w:t>图</w:t>
        </w:r>
        <w:r>
          <w:rPr>
            <w:rFonts w:hint="eastAsia"/>
            <w:sz w:val="24"/>
            <w:szCs w:val="28"/>
          </w:rPr>
          <w:t>1</w:t>
        </w:r>
        <w:r>
          <w:rPr>
            <w:sz w:val="24"/>
            <w:szCs w:val="28"/>
          </w:rPr>
          <w:t xml:space="preserve">-3 </w:t>
        </w:r>
        <w:r>
          <w:rPr>
            <w:rFonts w:hint="eastAsia"/>
            <w:sz w:val="24"/>
            <w:szCs w:val="28"/>
          </w:rPr>
          <w:t>计算</w:t>
        </w:r>
        <w:r>
          <w:rPr>
            <w:rFonts w:ascii="Times New Roman" w:eastAsia="微软雅黑" w:hAnsi="Times New Roman" w:cs="Times New Roman"/>
            <w:i/>
            <w:iCs/>
            <w:color w:val="3F3F3F"/>
            <w:sz w:val="23"/>
            <w:szCs w:val="23"/>
          </w:rPr>
          <w:t>Φ</w:t>
        </w:r>
        <w:r>
          <w:rPr>
            <w:rFonts w:ascii="Times New Roman" w:eastAsia="微软雅黑" w:hAnsi="Times New Roman" w:cs="Times New Roman"/>
            <w:color w:val="3F3F3F"/>
            <w:sz w:val="23"/>
            <w:szCs w:val="23"/>
          </w:rPr>
          <w:t>(</w:t>
        </w:r>
        <w:r>
          <w:rPr>
            <w:rFonts w:ascii="Times New Roman" w:eastAsia="微软雅黑" w:hAnsi="Times New Roman" w:cs="Times New Roman"/>
            <w:i/>
            <w:iCs/>
            <w:color w:val="3F3F3F"/>
            <w:sz w:val="23"/>
            <w:szCs w:val="23"/>
          </w:rPr>
          <w:t>n</w:t>
        </w:r>
        <w:r>
          <w:rPr>
            <w:rFonts w:ascii="Times New Roman" w:eastAsia="微软雅黑" w:hAnsi="Times New Roman" w:cs="Times New Roman"/>
            <w:color w:val="3F3F3F"/>
            <w:sz w:val="23"/>
            <w:szCs w:val="23"/>
          </w:rPr>
          <w:t>)</w:t>
        </w:r>
      </w:ins>
    </w:p>
    <w:p w14:paraId="44E7F9CF" w14:textId="77777777" w:rsidR="00876D7D" w:rsidRPr="005B2606" w:rsidRDefault="00876D7D" w:rsidP="00876D7D">
      <w:pPr>
        <w:pStyle w:val="ab"/>
        <w:numPr>
          <w:ilvl w:val="0"/>
          <w:numId w:val="2"/>
        </w:numPr>
        <w:spacing w:line="360" w:lineRule="auto"/>
        <w:ind w:firstLineChars="0"/>
        <w:rPr>
          <w:ins w:id="80" w:author="danlin wang" w:date="2020-12-29T09:43:00Z"/>
          <w:b/>
          <w:bCs/>
          <w:sz w:val="24"/>
          <w:szCs w:val="28"/>
        </w:rPr>
      </w:pPr>
      <w:ins w:id="81" w:author="danlin wang" w:date="2020-12-29T09:43:00Z">
        <w:r>
          <w:rPr>
            <w:rFonts w:hint="eastAsia"/>
            <w:sz w:val="24"/>
            <w:szCs w:val="28"/>
          </w:rPr>
          <w:t>选取与</w:t>
        </w:r>
        <w:r>
          <w:rPr>
            <w:rFonts w:ascii="Times New Roman" w:hAnsi="Times New Roman" w:cs="Times New Roman"/>
            <w:i/>
            <w:iCs/>
            <w:color w:val="3F3F3F"/>
            <w:spacing w:val="23"/>
            <w:sz w:val="23"/>
            <w:szCs w:val="23"/>
            <w:shd w:val="clear" w:color="auto" w:fill="FFFFFF"/>
          </w:rPr>
          <w:t>Φ</w:t>
        </w:r>
        <w:r>
          <w:rPr>
            <w:rFonts w:ascii="Times New Roman" w:hAnsi="Times New Roman" w:cs="Times New Roman"/>
            <w:color w:val="3F3F3F"/>
            <w:spacing w:val="23"/>
            <w:sz w:val="23"/>
            <w:szCs w:val="23"/>
            <w:shd w:val="clear" w:color="auto" w:fill="FFFFFF"/>
          </w:rPr>
          <w:t>(</w:t>
        </w:r>
        <w:r>
          <w:rPr>
            <w:rFonts w:ascii="Times New Roman" w:hAnsi="Times New Roman" w:cs="Times New Roman"/>
            <w:i/>
            <w:iCs/>
            <w:color w:val="3F3F3F"/>
            <w:spacing w:val="23"/>
            <w:sz w:val="23"/>
            <w:szCs w:val="23"/>
            <w:shd w:val="clear" w:color="auto" w:fill="FFFFFF"/>
          </w:rPr>
          <w:t>n</w:t>
        </w:r>
        <w:r>
          <w:rPr>
            <w:rFonts w:ascii="Times New Roman" w:hAnsi="Times New Roman" w:cs="Times New Roman"/>
            <w:color w:val="3F3F3F"/>
            <w:spacing w:val="23"/>
            <w:sz w:val="23"/>
            <w:szCs w:val="23"/>
            <w:shd w:val="clear" w:color="auto" w:fill="FFFFFF"/>
          </w:rPr>
          <w:t>)</w:t>
        </w:r>
        <w:r>
          <w:rPr>
            <w:rFonts w:hint="eastAsia"/>
            <w:sz w:val="24"/>
            <w:szCs w:val="28"/>
          </w:rPr>
          <w:t>互素的整数</w:t>
        </w:r>
        <w:r>
          <w:rPr>
            <w:rFonts w:hint="eastAsia"/>
            <w:sz w:val="24"/>
            <w:szCs w:val="28"/>
          </w:rPr>
          <w:t>e</w:t>
        </w:r>
        <w:r>
          <w:rPr>
            <w:rFonts w:hint="eastAsia"/>
            <w:sz w:val="24"/>
            <w:szCs w:val="28"/>
          </w:rPr>
          <w:t>，计算主私钥</w:t>
        </w:r>
        <w:r>
          <w:rPr>
            <w:rFonts w:hint="eastAsia"/>
            <w:sz w:val="24"/>
            <w:szCs w:val="28"/>
          </w:rPr>
          <w:t>d</w:t>
        </w:r>
        <w:r>
          <w:rPr>
            <w:rFonts w:hint="eastAsia"/>
            <w:sz w:val="24"/>
            <w:szCs w:val="28"/>
          </w:rPr>
          <w:t>满足</w:t>
        </w:r>
        <w:r>
          <w:rPr>
            <w:rFonts w:hint="eastAsia"/>
            <w:sz w:val="24"/>
            <w:szCs w:val="28"/>
          </w:rPr>
          <w:t>e</w:t>
        </w:r>
        <w:r>
          <w:rPr>
            <w:sz w:val="24"/>
            <w:szCs w:val="28"/>
          </w:rPr>
          <w:t>*</w:t>
        </w:r>
        <w:r>
          <w:rPr>
            <w:rFonts w:hint="eastAsia"/>
            <w:sz w:val="24"/>
            <w:szCs w:val="28"/>
          </w:rPr>
          <w:t>d=</w:t>
        </w:r>
        <w:r>
          <w:rPr>
            <w:sz w:val="24"/>
            <w:szCs w:val="28"/>
          </w:rPr>
          <w:t>1</w:t>
        </w:r>
        <w:r w:rsidRPr="00460FDE">
          <w:rPr>
            <w:b/>
            <w:bCs/>
            <w:sz w:val="24"/>
            <w:szCs w:val="28"/>
          </w:rPr>
          <w:t xml:space="preserve"> </w:t>
        </w:r>
        <w:r w:rsidRPr="00460FDE">
          <w:rPr>
            <w:rFonts w:hint="eastAsia"/>
            <w:b/>
            <w:bCs/>
            <w:sz w:val="24"/>
            <w:szCs w:val="28"/>
          </w:rPr>
          <w:t>mod</w:t>
        </w:r>
        <w:r w:rsidRPr="00460FDE">
          <w:rPr>
            <w:b/>
            <w:bCs/>
            <w:sz w:val="24"/>
            <w:szCs w:val="28"/>
          </w:rPr>
          <w:t xml:space="preserve"> </w:t>
        </w:r>
        <w:r w:rsidRPr="00460FDE">
          <w:rPr>
            <w:rFonts w:ascii="Times New Roman" w:hAnsi="Times New Roman" w:cs="Times New Roman"/>
            <w:b/>
            <w:bCs/>
            <w:i/>
            <w:iCs/>
            <w:color w:val="3F3F3F"/>
            <w:spacing w:val="23"/>
            <w:sz w:val="23"/>
            <w:szCs w:val="23"/>
            <w:shd w:val="clear" w:color="auto" w:fill="FFFFFF"/>
          </w:rPr>
          <w:t>Φ</w:t>
        </w:r>
        <w:r w:rsidRPr="00460FDE">
          <w:rPr>
            <w:rFonts w:ascii="Times New Roman" w:hAnsi="Times New Roman" w:cs="Times New Roman"/>
            <w:b/>
            <w:bCs/>
            <w:color w:val="3F3F3F"/>
            <w:spacing w:val="23"/>
            <w:sz w:val="23"/>
            <w:szCs w:val="23"/>
            <w:shd w:val="clear" w:color="auto" w:fill="FFFFFF"/>
          </w:rPr>
          <w:t>(</w:t>
        </w:r>
        <w:r w:rsidRPr="00460FDE">
          <w:rPr>
            <w:rFonts w:ascii="Times New Roman" w:hAnsi="Times New Roman" w:cs="Times New Roman"/>
            <w:b/>
            <w:bCs/>
            <w:i/>
            <w:iCs/>
            <w:color w:val="3F3F3F"/>
            <w:spacing w:val="23"/>
            <w:sz w:val="23"/>
            <w:szCs w:val="23"/>
            <w:shd w:val="clear" w:color="auto" w:fill="FFFFFF"/>
          </w:rPr>
          <w:t>n</w:t>
        </w:r>
        <w:r w:rsidRPr="00460FDE">
          <w:rPr>
            <w:rFonts w:ascii="Times New Roman" w:hAnsi="Times New Roman" w:cs="Times New Roman"/>
            <w:b/>
            <w:bCs/>
            <w:color w:val="3F3F3F"/>
            <w:spacing w:val="23"/>
            <w:sz w:val="23"/>
            <w:szCs w:val="23"/>
            <w:shd w:val="clear" w:color="auto" w:fill="FFFFFF"/>
          </w:rPr>
          <w:t>)</w:t>
        </w:r>
      </w:ins>
    </w:p>
    <w:p w14:paraId="126742E2" w14:textId="77777777" w:rsidR="00876D7D" w:rsidRDefault="00876D7D" w:rsidP="00876D7D">
      <w:pPr>
        <w:pStyle w:val="ab"/>
        <w:spacing w:line="360" w:lineRule="auto"/>
        <w:ind w:left="360" w:firstLineChars="0" w:firstLine="0"/>
        <w:jc w:val="center"/>
        <w:rPr>
          <w:ins w:id="82" w:author="danlin wang" w:date="2020-12-29T09:43:00Z"/>
          <w:b/>
          <w:bCs/>
          <w:sz w:val="24"/>
          <w:szCs w:val="28"/>
        </w:rPr>
      </w:pPr>
      <w:ins w:id="83" w:author="danlin wang" w:date="2020-12-29T09:43:00Z">
        <w:r w:rsidRPr="005B2606">
          <w:rPr>
            <w:b/>
            <w:bCs/>
            <w:noProof/>
            <w:sz w:val="24"/>
            <w:szCs w:val="28"/>
          </w:rPr>
          <w:drawing>
            <wp:inline distT="0" distB="0" distL="0" distR="0" wp14:anchorId="54651A41" wp14:editId="45AD1F1B">
              <wp:extent cx="5274310" cy="18122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12290"/>
                      </a:xfrm>
                      <a:prstGeom prst="rect">
                        <a:avLst/>
                      </a:prstGeom>
                    </pic:spPr>
                  </pic:pic>
                </a:graphicData>
              </a:graphic>
            </wp:inline>
          </w:drawing>
        </w:r>
      </w:ins>
    </w:p>
    <w:p w14:paraId="1E7D92EC" w14:textId="77777777" w:rsidR="00876D7D" w:rsidRDefault="00876D7D" w:rsidP="00876D7D">
      <w:pPr>
        <w:pStyle w:val="ab"/>
        <w:spacing w:line="360" w:lineRule="auto"/>
        <w:ind w:left="360" w:firstLineChars="0" w:firstLine="0"/>
        <w:jc w:val="center"/>
        <w:rPr>
          <w:ins w:id="84" w:author="danlin wang" w:date="2020-12-29T09:43:00Z"/>
          <w:sz w:val="24"/>
          <w:szCs w:val="28"/>
        </w:rPr>
      </w:pPr>
      <w:ins w:id="85" w:author="danlin wang" w:date="2020-12-29T09:43:00Z">
        <w:r>
          <w:rPr>
            <w:rFonts w:hint="eastAsia"/>
            <w:sz w:val="24"/>
            <w:szCs w:val="28"/>
          </w:rPr>
          <w:t>图</w:t>
        </w:r>
        <w:r>
          <w:rPr>
            <w:rFonts w:hint="eastAsia"/>
            <w:sz w:val="24"/>
            <w:szCs w:val="28"/>
          </w:rPr>
          <w:t>2</w:t>
        </w:r>
        <w:r>
          <w:rPr>
            <w:sz w:val="24"/>
            <w:szCs w:val="28"/>
          </w:rPr>
          <w:t xml:space="preserve">-1 </w:t>
        </w:r>
        <w:r>
          <w:rPr>
            <w:rFonts w:hint="eastAsia"/>
            <w:sz w:val="24"/>
            <w:szCs w:val="28"/>
          </w:rPr>
          <w:t>生成与</w:t>
        </w:r>
        <w:r>
          <w:rPr>
            <w:rFonts w:ascii="Times New Roman" w:hAnsi="Times New Roman" w:cs="Times New Roman"/>
            <w:i/>
            <w:iCs/>
            <w:color w:val="3F3F3F"/>
            <w:spacing w:val="23"/>
            <w:sz w:val="23"/>
            <w:szCs w:val="23"/>
            <w:shd w:val="clear" w:color="auto" w:fill="FFFFFF"/>
          </w:rPr>
          <w:t>Φ</w:t>
        </w:r>
        <w:r>
          <w:rPr>
            <w:rFonts w:ascii="Times New Roman" w:hAnsi="Times New Roman" w:cs="Times New Roman"/>
            <w:color w:val="3F3F3F"/>
            <w:spacing w:val="23"/>
            <w:sz w:val="23"/>
            <w:szCs w:val="23"/>
            <w:shd w:val="clear" w:color="auto" w:fill="FFFFFF"/>
          </w:rPr>
          <w:t>(</w:t>
        </w:r>
        <w:r>
          <w:rPr>
            <w:rFonts w:ascii="Times New Roman" w:hAnsi="Times New Roman" w:cs="Times New Roman"/>
            <w:i/>
            <w:iCs/>
            <w:color w:val="3F3F3F"/>
            <w:spacing w:val="23"/>
            <w:sz w:val="23"/>
            <w:szCs w:val="23"/>
            <w:shd w:val="clear" w:color="auto" w:fill="FFFFFF"/>
          </w:rPr>
          <w:t>n</w:t>
        </w:r>
        <w:r>
          <w:rPr>
            <w:rFonts w:ascii="Times New Roman" w:hAnsi="Times New Roman" w:cs="Times New Roman"/>
            <w:color w:val="3F3F3F"/>
            <w:spacing w:val="23"/>
            <w:sz w:val="23"/>
            <w:szCs w:val="23"/>
            <w:shd w:val="clear" w:color="auto" w:fill="FFFFFF"/>
          </w:rPr>
          <w:t>)</w:t>
        </w:r>
        <w:r>
          <w:rPr>
            <w:rFonts w:hint="eastAsia"/>
            <w:sz w:val="24"/>
            <w:szCs w:val="28"/>
          </w:rPr>
          <w:t>互素的整数</w:t>
        </w:r>
        <w:r>
          <w:rPr>
            <w:rFonts w:hint="eastAsia"/>
            <w:sz w:val="24"/>
            <w:szCs w:val="28"/>
          </w:rPr>
          <w:t>e</w:t>
        </w:r>
      </w:ins>
    </w:p>
    <w:p w14:paraId="527A31C3" w14:textId="77777777" w:rsidR="00876D7D" w:rsidRDefault="00876D7D" w:rsidP="00876D7D">
      <w:pPr>
        <w:pStyle w:val="ab"/>
        <w:spacing w:line="360" w:lineRule="auto"/>
        <w:ind w:left="360" w:firstLineChars="0" w:firstLine="0"/>
        <w:jc w:val="center"/>
        <w:rPr>
          <w:ins w:id="86" w:author="danlin wang" w:date="2020-12-29T09:43:00Z"/>
          <w:sz w:val="24"/>
          <w:szCs w:val="28"/>
        </w:rPr>
      </w:pPr>
      <w:ins w:id="87" w:author="danlin wang" w:date="2020-12-29T09:43:00Z">
        <w:r w:rsidRPr="005B2606">
          <w:rPr>
            <w:noProof/>
            <w:sz w:val="24"/>
            <w:szCs w:val="28"/>
          </w:rPr>
          <w:lastRenderedPageBreak/>
          <w:drawing>
            <wp:inline distT="0" distB="0" distL="0" distR="0" wp14:anchorId="1D8F3371" wp14:editId="19B5275B">
              <wp:extent cx="3939540" cy="4584447"/>
              <wp:effectExtent l="0" t="0" r="381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2717" cy="4588144"/>
                      </a:xfrm>
                      <a:prstGeom prst="rect">
                        <a:avLst/>
                      </a:prstGeom>
                    </pic:spPr>
                  </pic:pic>
                </a:graphicData>
              </a:graphic>
            </wp:inline>
          </w:drawing>
        </w:r>
      </w:ins>
    </w:p>
    <w:p w14:paraId="34D3F15D" w14:textId="77777777" w:rsidR="00876D7D" w:rsidRPr="005B2606" w:rsidRDefault="00876D7D" w:rsidP="00876D7D">
      <w:pPr>
        <w:pStyle w:val="ab"/>
        <w:spacing w:line="360" w:lineRule="auto"/>
        <w:ind w:left="360" w:firstLineChars="0" w:firstLine="0"/>
        <w:jc w:val="center"/>
        <w:rPr>
          <w:ins w:id="88" w:author="danlin wang" w:date="2020-12-29T09:43:00Z"/>
          <w:sz w:val="24"/>
          <w:szCs w:val="28"/>
        </w:rPr>
      </w:pPr>
      <w:ins w:id="89" w:author="danlin wang" w:date="2020-12-29T09:43:00Z">
        <w:r>
          <w:rPr>
            <w:rFonts w:hint="eastAsia"/>
            <w:sz w:val="24"/>
            <w:szCs w:val="28"/>
          </w:rPr>
          <w:t>图</w:t>
        </w:r>
        <w:r>
          <w:rPr>
            <w:rFonts w:hint="eastAsia"/>
            <w:sz w:val="24"/>
            <w:szCs w:val="28"/>
          </w:rPr>
          <w:t>2</w:t>
        </w:r>
        <w:r>
          <w:rPr>
            <w:sz w:val="24"/>
            <w:szCs w:val="28"/>
          </w:rPr>
          <w:t xml:space="preserve">-2 </w:t>
        </w:r>
        <w:r>
          <w:rPr>
            <w:rFonts w:hint="eastAsia"/>
            <w:sz w:val="24"/>
            <w:szCs w:val="28"/>
          </w:rPr>
          <w:t>计算</w:t>
        </w:r>
        <w:r>
          <w:rPr>
            <w:rFonts w:hint="eastAsia"/>
            <w:sz w:val="24"/>
            <w:szCs w:val="28"/>
          </w:rPr>
          <w:t>d</w:t>
        </w:r>
      </w:ins>
    </w:p>
    <w:p w14:paraId="41DF495D" w14:textId="77777777" w:rsidR="00876D7D" w:rsidRPr="005B2606" w:rsidRDefault="00876D7D" w:rsidP="00876D7D">
      <w:pPr>
        <w:pStyle w:val="ab"/>
        <w:numPr>
          <w:ilvl w:val="0"/>
          <w:numId w:val="2"/>
        </w:numPr>
        <w:spacing w:line="360" w:lineRule="auto"/>
        <w:ind w:firstLineChars="0"/>
        <w:rPr>
          <w:ins w:id="90" w:author="danlin wang" w:date="2020-12-29T09:43:00Z"/>
          <w:b/>
          <w:bCs/>
          <w:sz w:val="24"/>
          <w:szCs w:val="28"/>
        </w:rPr>
      </w:pPr>
      <w:ins w:id="91" w:author="danlin wang" w:date="2020-12-29T09:43:00Z">
        <w:r>
          <w:rPr>
            <w:rFonts w:hint="eastAsia"/>
            <w:sz w:val="24"/>
            <w:szCs w:val="28"/>
          </w:rPr>
          <w:t>选取一个单向函数</w:t>
        </w:r>
        <w:r>
          <w:rPr>
            <w:rFonts w:hint="eastAsia"/>
            <w:sz w:val="24"/>
            <w:szCs w:val="28"/>
          </w:rPr>
          <w:t>h</w:t>
        </w:r>
        <w:r>
          <w:rPr>
            <w:rFonts w:hint="eastAsia"/>
            <w:sz w:val="24"/>
            <w:szCs w:val="28"/>
          </w:rPr>
          <w:t>，这里选用的是</w:t>
        </w:r>
        <w:r>
          <w:rPr>
            <w:rFonts w:hint="eastAsia"/>
            <w:sz w:val="24"/>
            <w:szCs w:val="28"/>
          </w:rPr>
          <w:t>SHA</w:t>
        </w:r>
        <w:r>
          <w:rPr>
            <w:sz w:val="24"/>
            <w:szCs w:val="28"/>
          </w:rPr>
          <w:t>256</w:t>
        </w:r>
      </w:ins>
    </w:p>
    <w:p w14:paraId="2E0E40B0" w14:textId="77777777" w:rsidR="00876D7D" w:rsidRDefault="00876D7D" w:rsidP="00876D7D">
      <w:pPr>
        <w:pStyle w:val="ab"/>
        <w:spacing w:line="360" w:lineRule="auto"/>
        <w:ind w:left="360" w:firstLineChars="0" w:firstLine="0"/>
        <w:jc w:val="center"/>
        <w:rPr>
          <w:ins w:id="92" w:author="danlin wang" w:date="2020-12-29T09:43:00Z"/>
          <w:b/>
          <w:bCs/>
          <w:sz w:val="24"/>
          <w:szCs w:val="28"/>
        </w:rPr>
      </w:pPr>
      <w:ins w:id="93" w:author="danlin wang" w:date="2020-12-29T09:43:00Z">
        <w:r w:rsidRPr="005B2606">
          <w:rPr>
            <w:b/>
            <w:bCs/>
            <w:noProof/>
            <w:sz w:val="24"/>
            <w:szCs w:val="28"/>
          </w:rPr>
          <w:drawing>
            <wp:inline distT="0" distB="0" distL="0" distR="0" wp14:anchorId="55B39577" wp14:editId="6579D40A">
              <wp:extent cx="4389500" cy="181371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9500" cy="1813717"/>
                      </a:xfrm>
                      <a:prstGeom prst="rect">
                        <a:avLst/>
                      </a:prstGeom>
                    </pic:spPr>
                  </pic:pic>
                </a:graphicData>
              </a:graphic>
            </wp:inline>
          </w:drawing>
        </w:r>
      </w:ins>
    </w:p>
    <w:p w14:paraId="73D479D9" w14:textId="77777777" w:rsidR="00876D7D" w:rsidRPr="00734017" w:rsidRDefault="00876D7D" w:rsidP="00876D7D">
      <w:pPr>
        <w:pStyle w:val="ab"/>
        <w:spacing w:line="360" w:lineRule="auto"/>
        <w:ind w:left="360" w:firstLineChars="0" w:firstLine="0"/>
        <w:jc w:val="center"/>
        <w:rPr>
          <w:ins w:id="94" w:author="danlin wang" w:date="2020-12-29T09:43:00Z"/>
          <w:sz w:val="24"/>
          <w:szCs w:val="28"/>
        </w:rPr>
      </w:pPr>
      <w:ins w:id="95" w:author="danlin wang" w:date="2020-12-29T09:43:00Z">
        <w:r>
          <w:rPr>
            <w:rFonts w:hint="eastAsia"/>
            <w:sz w:val="24"/>
            <w:szCs w:val="28"/>
          </w:rPr>
          <w:t>图</w:t>
        </w:r>
        <w:r>
          <w:rPr>
            <w:rFonts w:hint="eastAsia"/>
            <w:sz w:val="24"/>
            <w:szCs w:val="28"/>
          </w:rPr>
          <w:t>3</w:t>
        </w:r>
        <w:r>
          <w:rPr>
            <w:sz w:val="24"/>
            <w:szCs w:val="28"/>
          </w:rPr>
          <w:t xml:space="preserve">-1 </w:t>
        </w:r>
        <w:r>
          <w:rPr>
            <w:rFonts w:hint="eastAsia"/>
            <w:sz w:val="24"/>
            <w:szCs w:val="28"/>
          </w:rPr>
          <w:t>哈希函数实现</w:t>
        </w:r>
      </w:ins>
    </w:p>
    <w:p w14:paraId="395378D6" w14:textId="77777777" w:rsidR="00876D7D" w:rsidRPr="00734017" w:rsidRDefault="00876D7D" w:rsidP="00876D7D">
      <w:pPr>
        <w:pStyle w:val="ab"/>
        <w:numPr>
          <w:ilvl w:val="0"/>
          <w:numId w:val="2"/>
        </w:numPr>
        <w:spacing w:line="360" w:lineRule="auto"/>
        <w:ind w:firstLineChars="0"/>
        <w:rPr>
          <w:ins w:id="96" w:author="danlin wang" w:date="2020-12-29T09:43:00Z"/>
          <w:b/>
          <w:bCs/>
          <w:sz w:val="24"/>
          <w:szCs w:val="28"/>
        </w:rPr>
      </w:pPr>
      <w:ins w:id="97" w:author="danlin wang" w:date="2020-12-29T09:43:00Z">
        <w:r>
          <w:rPr>
            <w:rFonts w:hint="eastAsia"/>
            <w:sz w:val="24"/>
            <w:szCs w:val="28"/>
          </w:rPr>
          <w:t>输出系统参数</w:t>
        </w:r>
        <w:r>
          <w:rPr>
            <w:rFonts w:hint="eastAsia"/>
            <w:sz w:val="24"/>
            <w:szCs w:val="28"/>
          </w:rPr>
          <w:t>n</w:t>
        </w:r>
        <w:r>
          <w:rPr>
            <w:rFonts w:hint="eastAsia"/>
            <w:sz w:val="24"/>
            <w:szCs w:val="28"/>
          </w:rPr>
          <w:t>、</w:t>
        </w:r>
        <w:r>
          <w:rPr>
            <w:rFonts w:hint="eastAsia"/>
            <w:sz w:val="24"/>
            <w:szCs w:val="28"/>
          </w:rPr>
          <w:t>e</w:t>
        </w:r>
        <w:r>
          <w:rPr>
            <w:rFonts w:hint="eastAsia"/>
            <w:sz w:val="24"/>
            <w:szCs w:val="28"/>
          </w:rPr>
          <w:t>、</w:t>
        </w:r>
        <w:r>
          <w:rPr>
            <w:rFonts w:hint="eastAsia"/>
            <w:sz w:val="24"/>
            <w:szCs w:val="28"/>
          </w:rPr>
          <w:t>h</w:t>
        </w:r>
        <w:r>
          <w:rPr>
            <w:rFonts w:hint="eastAsia"/>
            <w:sz w:val="24"/>
            <w:szCs w:val="28"/>
          </w:rPr>
          <w:t>，保存主密钥</w:t>
        </w:r>
        <w:r>
          <w:rPr>
            <w:rFonts w:hint="eastAsia"/>
            <w:sz w:val="24"/>
            <w:szCs w:val="28"/>
          </w:rPr>
          <w:t>n</w:t>
        </w:r>
        <w:r>
          <w:rPr>
            <w:rFonts w:hint="eastAsia"/>
            <w:sz w:val="24"/>
            <w:szCs w:val="28"/>
          </w:rPr>
          <w:t>、</w:t>
        </w:r>
        <w:r>
          <w:rPr>
            <w:rFonts w:hint="eastAsia"/>
            <w:sz w:val="24"/>
            <w:szCs w:val="28"/>
          </w:rPr>
          <w:t>d</w:t>
        </w:r>
      </w:ins>
    </w:p>
    <w:p w14:paraId="524F7F16" w14:textId="77777777" w:rsidR="00876D7D" w:rsidRDefault="00876D7D" w:rsidP="00876D7D">
      <w:pPr>
        <w:pStyle w:val="ab"/>
        <w:spacing w:line="360" w:lineRule="auto"/>
        <w:ind w:left="360" w:firstLineChars="0" w:firstLine="0"/>
        <w:jc w:val="center"/>
        <w:rPr>
          <w:ins w:id="98" w:author="danlin wang" w:date="2020-12-29T09:43:00Z"/>
          <w:b/>
          <w:bCs/>
          <w:sz w:val="24"/>
          <w:szCs w:val="28"/>
        </w:rPr>
      </w:pPr>
      <w:ins w:id="99" w:author="danlin wang" w:date="2020-12-29T09:43:00Z">
        <w:r w:rsidRPr="00734017">
          <w:rPr>
            <w:b/>
            <w:bCs/>
            <w:noProof/>
            <w:sz w:val="24"/>
            <w:szCs w:val="28"/>
          </w:rPr>
          <w:drawing>
            <wp:inline distT="0" distB="0" distL="0" distR="0" wp14:anchorId="0DC86D5C" wp14:editId="5D182136">
              <wp:extent cx="5274310" cy="79438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794385"/>
                      </a:xfrm>
                      <a:prstGeom prst="rect">
                        <a:avLst/>
                      </a:prstGeom>
                    </pic:spPr>
                  </pic:pic>
                </a:graphicData>
              </a:graphic>
            </wp:inline>
          </w:drawing>
        </w:r>
      </w:ins>
    </w:p>
    <w:p w14:paraId="4ECB448F" w14:textId="77777777" w:rsidR="00876D7D" w:rsidRPr="00734017" w:rsidRDefault="00876D7D" w:rsidP="00876D7D">
      <w:pPr>
        <w:pStyle w:val="ab"/>
        <w:spacing w:line="360" w:lineRule="auto"/>
        <w:ind w:left="360" w:firstLineChars="0" w:firstLine="0"/>
        <w:jc w:val="center"/>
        <w:rPr>
          <w:ins w:id="100" w:author="danlin wang" w:date="2020-12-29T09:43:00Z"/>
          <w:sz w:val="24"/>
          <w:szCs w:val="28"/>
        </w:rPr>
      </w:pPr>
      <w:ins w:id="101" w:author="danlin wang" w:date="2020-12-29T09:43:00Z">
        <w:r>
          <w:rPr>
            <w:rFonts w:hint="eastAsia"/>
            <w:sz w:val="24"/>
            <w:szCs w:val="28"/>
          </w:rPr>
          <w:lastRenderedPageBreak/>
          <w:t>图</w:t>
        </w:r>
        <w:r>
          <w:rPr>
            <w:rFonts w:hint="eastAsia"/>
            <w:sz w:val="24"/>
            <w:szCs w:val="28"/>
          </w:rPr>
          <w:t>4</w:t>
        </w:r>
        <w:r>
          <w:rPr>
            <w:sz w:val="24"/>
            <w:szCs w:val="28"/>
          </w:rPr>
          <w:t xml:space="preserve">-1 </w:t>
        </w:r>
        <w:r>
          <w:rPr>
            <w:rFonts w:hint="eastAsia"/>
            <w:sz w:val="24"/>
            <w:szCs w:val="28"/>
          </w:rPr>
          <w:t>上述步骤计算生成的参数，为了方便查看全部输出</w:t>
        </w:r>
      </w:ins>
    </w:p>
    <w:p w14:paraId="67120C6C" w14:textId="77777777" w:rsidR="00876D7D" w:rsidRPr="00734017" w:rsidRDefault="00876D7D" w:rsidP="00876D7D">
      <w:pPr>
        <w:pStyle w:val="ab"/>
        <w:numPr>
          <w:ilvl w:val="0"/>
          <w:numId w:val="2"/>
        </w:numPr>
        <w:spacing w:line="360" w:lineRule="auto"/>
        <w:ind w:firstLineChars="0"/>
        <w:rPr>
          <w:ins w:id="102" w:author="danlin wang" w:date="2020-12-29T09:43:00Z"/>
          <w:b/>
          <w:bCs/>
          <w:sz w:val="24"/>
          <w:szCs w:val="28"/>
        </w:rPr>
      </w:pPr>
      <w:ins w:id="103" w:author="danlin wang" w:date="2020-12-29T09:43:00Z">
        <w:r>
          <w:rPr>
            <w:rFonts w:hint="eastAsia"/>
            <w:sz w:val="24"/>
            <w:szCs w:val="28"/>
          </w:rPr>
          <w:t>输入用户</w:t>
        </w:r>
        <w:r>
          <w:rPr>
            <w:rFonts w:hint="eastAsia"/>
            <w:sz w:val="24"/>
            <w:szCs w:val="28"/>
          </w:rPr>
          <w:t>ID</w:t>
        </w:r>
        <w:r>
          <w:rPr>
            <w:rFonts w:hint="eastAsia"/>
            <w:sz w:val="24"/>
            <w:szCs w:val="28"/>
          </w:rPr>
          <w:t>，计算用户私钥</w:t>
        </w:r>
        <w:r>
          <w:rPr>
            <w:rFonts w:hint="eastAsia"/>
            <w:sz w:val="24"/>
            <w:szCs w:val="28"/>
          </w:rPr>
          <w:t>gID=h</w:t>
        </w:r>
        <w:r>
          <w:rPr>
            <w:sz w:val="24"/>
            <w:szCs w:val="28"/>
          </w:rPr>
          <w:t>(ID)</w:t>
        </w:r>
        <w:r>
          <w:rPr>
            <w:sz w:val="24"/>
            <w:szCs w:val="28"/>
            <w:vertAlign w:val="superscript"/>
          </w:rPr>
          <w:t>d</w:t>
        </w:r>
        <w:r>
          <w:rPr>
            <w:sz w:val="24"/>
            <w:szCs w:val="28"/>
          </w:rPr>
          <w:t xml:space="preserve"> </w:t>
        </w:r>
        <w:r w:rsidRPr="00460FDE">
          <w:rPr>
            <w:b/>
            <w:bCs/>
            <w:sz w:val="24"/>
            <w:szCs w:val="28"/>
          </w:rPr>
          <w:t>mod n</w:t>
        </w:r>
      </w:ins>
    </w:p>
    <w:p w14:paraId="3A736958" w14:textId="77777777" w:rsidR="00876D7D" w:rsidRDefault="00876D7D" w:rsidP="00876D7D">
      <w:pPr>
        <w:pStyle w:val="ab"/>
        <w:spacing w:line="360" w:lineRule="auto"/>
        <w:ind w:left="360" w:firstLineChars="0" w:firstLine="0"/>
        <w:jc w:val="center"/>
        <w:rPr>
          <w:ins w:id="104" w:author="danlin wang" w:date="2020-12-29T09:43:00Z"/>
          <w:b/>
          <w:bCs/>
          <w:sz w:val="24"/>
          <w:szCs w:val="28"/>
        </w:rPr>
      </w:pPr>
      <w:ins w:id="105" w:author="danlin wang" w:date="2020-12-29T09:43:00Z">
        <w:r w:rsidRPr="00734017">
          <w:rPr>
            <w:b/>
            <w:bCs/>
            <w:noProof/>
            <w:sz w:val="24"/>
            <w:szCs w:val="28"/>
          </w:rPr>
          <w:drawing>
            <wp:inline distT="0" distB="0" distL="0" distR="0" wp14:anchorId="01BEF6B4" wp14:editId="160B01F4">
              <wp:extent cx="4435224" cy="769687"/>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5224" cy="769687"/>
                      </a:xfrm>
                      <a:prstGeom prst="rect">
                        <a:avLst/>
                      </a:prstGeom>
                    </pic:spPr>
                  </pic:pic>
                </a:graphicData>
              </a:graphic>
            </wp:inline>
          </w:drawing>
        </w:r>
      </w:ins>
    </w:p>
    <w:p w14:paraId="789D3433" w14:textId="77777777" w:rsidR="00876D7D" w:rsidRPr="00734017" w:rsidRDefault="00876D7D" w:rsidP="00876D7D">
      <w:pPr>
        <w:pStyle w:val="ab"/>
        <w:spacing w:line="360" w:lineRule="auto"/>
        <w:ind w:left="360" w:firstLineChars="0" w:firstLine="0"/>
        <w:jc w:val="center"/>
        <w:rPr>
          <w:ins w:id="106" w:author="danlin wang" w:date="2020-12-29T09:43:00Z"/>
          <w:sz w:val="24"/>
          <w:szCs w:val="28"/>
        </w:rPr>
      </w:pPr>
      <w:ins w:id="107" w:author="danlin wang" w:date="2020-12-29T09:43:00Z">
        <w:r>
          <w:rPr>
            <w:rFonts w:hint="eastAsia"/>
            <w:sz w:val="24"/>
            <w:szCs w:val="28"/>
          </w:rPr>
          <w:t>图</w:t>
        </w:r>
        <w:r>
          <w:rPr>
            <w:rFonts w:hint="eastAsia"/>
            <w:sz w:val="24"/>
            <w:szCs w:val="28"/>
          </w:rPr>
          <w:t>5</w:t>
        </w:r>
        <w:r>
          <w:rPr>
            <w:sz w:val="24"/>
            <w:szCs w:val="28"/>
          </w:rPr>
          <w:t>-1</w:t>
        </w:r>
        <w:r>
          <w:rPr>
            <w:rFonts w:hint="eastAsia"/>
            <w:sz w:val="24"/>
            <w:szCs w:val="28"/>
          </w:rPr>
          <w:t>获取输入的用户</w:t>
        </w:r>
        <w:r>
          <w:rPr>
            <w:rFonts w:hint="eastAsia"/>
            <w:sz w:val="24"/>
            <w:szCs w:val="28"/>
          </w:rPr>
          <w:t>ID</w:t>
        </w:r>
        <w:r>
          <w:rPr>
            <w:rFonts w:hint="eastAsia"/>
            <w:sz w:val="24"/>
            <w:szCs w:val="28"/>
          </w:rPr>
          <w:t>，计算</w:t>
        </w:r>
        <w:r>
          <w:rPr>
            <w:rFonts w:hint="eastAsia"/>
            <w:sz w:val="24"/>
            <w:szCs w:val="28"/>
          </w:rPr>
          <w:t>gID</w:t>
        </w:r>
      </w:ins>
    </w:p>
    <w:p w14:paraId="41E8838F" w14:textId="77777777" w:rsidR="00876D7D" w:rsidRDefault="00876D7D" w:rsidP="00876D7D">
      <w:pPr>
        <w:pStyle w:val="ab"/>
        <w:spacing w:line="360" w:lineRule="auto"/>
        <w:ind w:left="360" w:firstLineChars="0" w:firstLine="0"/>
        <w:jc w:val="center"/>
        <w:rPr>
          <w:ins w:id="108" w:author="danlin wang" w:date="2020-12-29T09:43:00Z"/>
          <w:b/>
          <w:bCs/>
          <w:sz w:val="24"/>
          <w:szCs w:val="28"/>
        </w:rPr>
      </w:pPr>
      <w:ins w:id="109" w:author="danlin wang" w:date="2020-12-29T09:43:00Z">
        <w:r w:rsidRPr="00734017">
          <w:rPr>
            <w:b/>
            <w:bCs/>
            <w:noProof/>
            <w:sz w:val="24"/>
            <w:szCs w:val="28"/>
          </w:rPr>
          <w:drawing>
            <wp:inline distT="0" distB="0" distL="0" distR="0" wp14:anchorId="3F56A7B6" wp14:editId="7A6CD930">
              <wp:extent cx="3002540" cy="449619"/>
              <wp:effectExtent l="0" t="0" r="762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2540" cy="449619"/>
                      </a:xfrm>
                      <a:prstGeom prst="rect">
                        <a:avLst/>
                      </a:prstGeom>
                    </pic:spPr>
                  </pic:pic>
                </a:graphicData>
              </a:graphic>
            </wp:inline>
          </w:drawing>
        </w:r>
      </w:ins>
    </w:p>
    <w:p w14:paraId="100BE8AF" w14:textId="77777777" w:rsidR="00876D7D" w:rsidRPr="00734017" w:rsidRDefault="00876D7D" w:rsidP="00876D7D">
      <w:pPr>
        <w:pStyle w:val="ab"/>
        <w:spacing w:line="360" w:lineRule="auto"/>
        <w:ind w:left="360" w:firstLineChars="0" w:firstLine="0"/>
        <w:jc w:val="center"/>
        <w:rPr>
          <w:ins w:id="110" w:author="danlin wang" w:date="2020-12-29T09:43:00Z"/>
          <w:sz w:val="24"/>
          <w:szCs w:val="28"/>
        </w:rPr>
      </w:pPr>
      <w:ins w:id="111" w:author="danlin wang" w:date="2020-12-29T09:43:00Z">
        <w:r>
          <w:rPr>
            <w:rFonts w:hint="eastAsia"/>
            <w:sz w:val="24"/>
            <w:szCs w:val="28"/>
          </w:rPr>
          <w:t>图</w:t>
        </w:r>
        <w:r>
          <w:rPr>
            <w:rFonts w:hint="eastAsia"/>
            <w:sz w:val="24"/>
            <w:szCs w:val="28"/>
          </w:rPr>
          <w:t>5</w:t>
        </w:r>
        <w:r>
          <w:rPr>
            <w:sz w:val="24"/>
            <w:szCs w:val="28"/>
          </w:rPr>
          <w:t xml:space="preserve">-2 </w:t>
        </w:r>
        <w:r>
          <w:rPr>
            <w:rFonts w:hint="eastAsia"/>
            <w:sz w:val="24"/>
            <w:szCs w:val="28"/>
          </w:rPr>
          <w:t>输入输出结果（</w:t>
        </w:r>
        <w:r>
          <w:rPr>
            <w:rFonts w:hint="eastAsia"/>
            <w:sz w:val="24"/>
            <w:szCs w:val="28"/>
          </w:rPr>
          <w:t>ID</w:t>
        </w:r>
        <w:r>
          <w:rPr>
            <w:rFonts w:hint="eastAsia"/>
            <w:sz w:val="24"/>
            <w:szCs w:val="28"/>
          </w:rPr>
          <w:t>、</w:t>
        </w:r>
        <w:r>
          <w:rPr>
            <w:rFonts w:hint="eastAsia"/>
            <w:sz w:val="24"/>
            <w:szCs w:val="28"/>
          </w:rPr>
          <w:t>gID</w:t>
        </w:r>
        <w:r>
          <w:rPr>
            <w:rFonts w:hint="eastAsia"/>
            <w:sz w:val="24"/>
            <w:szCs w:val="28"/>
          </w:rPr>
          <w:t>）</w:t>
        </w:r>
      </w:ins>
    </w:p>
    <w:p w14:paraId="33EA2BFC" w14:textId="77777777" w:rsidR="00876D7D" w:rsidRDefault="00876D7D" w:rsidP="00876D7D">
      <w:pPr>
        <w:pStyle w:val="ab"/>
        <w:numPr>
          <w:ilvl w:val="0"/>
          <w:numId w:val="2"/>
        </w:numPr>
        <w:spacing w:line="360" w:lineRule="auto"/>
        <w:ind w:firstLineChars="0"/>
        <w:rPr>
          <w:ins w:id="112" w:author="danlin wang" w:date="2020-12-29T09:43:00Z"/>
          <w:b/>
          <w:bCs/>
          <w:sz w:val="24"/>
          <w:szCs w:val="28"/>
        </w:rPr>
      </w:pPr>
      <w:ins w:id="113" w:author="danlin wang" w:date="2020-12-29T09:43:00Z">
        <w:r>
          <w:rPr>
            <w:rFonts w:hint="eastAsia"/>
            <w:sz w:val="24"/>
            <w:szCs w:val="28"/>
          </w:rPr>
          <w:t>选取随机整数</w:t>
        </w:r>
        <w:r>
          <w:rPr>
            <w:rFonts w:hint="eastAsia"/>
            <w:sz w:val="24"/>
            <w:szCs w:val="28"/>
          </w:rPr>
          <w:t>r</w:t>
        </w:r>
        <w:r>
          <w:rPr>
            <w:rFonts w:hint="eastAsia"/>
            <w:sz w:val="24"/>
            <w:szCs w:val="28"/>
          </w:rPr>
          <w:t>，计算</w:t>
        </w:r>
        <w:r>
          <w:rPr>
            <w:rFonts w:hint="eastAsia"/>
            <w:sz w:val="24"/>
            <w:szCs w:val="28"/>
          </w:rPr>
          <w:t>t=r</w:t>
        </w:r>
        <w:r>
          <w:rPr>
            <w:sz w:val="24"/>
            <w:szCs w:val="28"/>
            <w:vertAlign w:val="superscript"/>
          </w:rPr>
          <w:t>e</w:t>
        </w:r>
        <w:r>
          <w:rPr>
            <w:sz w:val="24"/>
            <w:szCs w:val="28"/>
          </w:rPr>
          <w:t xml:space="preserve"> </w:t>
        </w:r>
        <w:r w:rsidRPr="004E04D9">
          <w:rPr>
            <w:b/>
            <w:bCs/>
            <w:sz w:val="24"/>
            <w:szCs w:val="28"/>
          </w:rPr>
          <w:t>mod n</w:t>
        </w:r>
      </w:ins>
    </w:p>
    <w:p w14:paraId="39A6350B" w14:textId="77777777" w:rsidR="00876D7D" w:rsidRDefault="00876D7D" w:rsidP="00876D7D">
      <w:pPr>
        <w:pStyle w:val="ab"/>
        <w:spacing w:line="360" w:lineRule="auto"/>
        <w:ind w:left="360" w:firstLineChars="0" w:firstLine="0"/>
        <w:jc w:val="center"/>
        <w:rPr>
          <w:ins w:id="114" w:author="danlin wang" w:date="2020-12-29T09:43:00Z"/>
          <w:b/>
          <w:bCs/>
          <w:sz w:val="24"/>
          <w:szCs w:val="28"/>
        </w:rPr>
      </w:pPr>
      <w:ins w:id="115" w:author="danlin wang" w:date="2020-12-29T09:43:00Z">
        <w:r w:rsidRPr="00734017">
          <w:rPr>
            <w:b/>
            <w:bCs/>
            <w:noProof/>
            <w:sz w:val="24"/>
            <w:szCs w:val="28"/>
          </w:rPr>
          <w:drawing>
            <wp:inline distT="0" distB="0" distL="0" distR="0" wp14:anchorId="3CD5121B" wp14:editId="55245F76">
              <wp:extent cx="4092295" cy="289585"/>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2295" cy="289585"/>
                      </a:xfrm>
                      <a:prstGeom prst="rect">
                        <a:avLst/>
                      </a:prstGeom>
                    </pic:spPr>
                  </pic:pic>
                </a:graphicData>
              </a:graphic>
            </wp:inline>
          </w:drawing>
        </w:r>
      </w:ins>
    </w:p>
    <w:p w14:paraId="384DC050" w14:textId="77777777" w:rsidR="00876D7D" w:rsidRDefault="00876D7D" w:rsidP="00876D7D">
      <w:pPr>
        <w:pStyle w:val="ab"/>
        <w:spacing w:line="360" w:lineRule="auto"/>
        <w:ind w:left="360" w:firstLineChars="0" w:firstLine="0"/>
        <w:jc w:val="center"/>
        <w:rPr>
          <w:ins w:id="116" w:author="danlin wang" w:date="2020-12-29T09:43:00Z"/>
          <w:sz w:val="24"/>
          <w:szCs w:val="28"/>
        </w:rPr>
      </w:pPr>
      <w:ins w:id="117" w:author="danlin wang" w:date="2020-12-29T09:43:00Z">
        <w:r>
          <w:rPr>
            <w:rFonts w:hint="eastAsia"/>
            <w:sz w:val="24"/>
            <w:szCs w:val="28"/>
          </w:rPr>
          <w:t>图</w:t>
        </w:r>
        <w:r>
          <w:rPr>
            <w:rFonts w:hint="eastAsia"/>
            <w:sz w:val="24"/>
            <w:szCs w:val="28"/>
          </w:rPr>
          <w:t>6</w:t>
        </w:r>
        <w:r>
          <w:rPr>
            <w:sz w:val="24"/>
            <w:szCs w:val="28"/>
          </w:rPr>
          <w:t xml:space="preserve">-1 </w:t>
        </w:r>
        <w:r>
          <w:rPr>
            <w:rFonts w:hint="eastAsia"/>
            <w:sz w:val="24"/>
            <w:szCs w:val="28"/>
          </w:rPr>
          <w:t>随机生成</w:t>
        </w:r>
        <w:r>
          <w:rPr>
            <w:rFonts w:hint="eastAsia"/>
            <w:sz w:val="24"/>
            <w:szCs w:val="28"/>
          </w:rPr>
          <w:t>r</w:t>
        </w:r>
      </w:ins>
    </w:p>
    <w:p w14:paraId="19D78452" w14:textId="77777777" w:rsidR="00876D7D" w:rsidRDefault="00876D7D" w:rsidP="00876D7D">
      <w:pPr>
        <w:pStyle w:val="ab"/>
        <w:spacing w:line="360" w:lineRule="auto"/>
        <w:ind w:left="360" w:firstLineChars="0" w:firstLine="0"/>
        <w:jc w:val="center"/>
        <w:rPr>
          <w:ins w:id="118" w:author="danlin wang" w:date="2020-12-29T09:43:00Z"/>
          <w:sz w:val="24"/>
          <w:szCs w:val="28"/>
        </w:rPr>
      </w:pPr>
      <w:ins w:id="119" w:author="danlin wang" w:date="2020-12-29T09:43:00Z">
        <w:r w:rsidRPr="00734017">
          <w:rPr>
            <w:noProof/>
            <w:sz w:val="24"/>
            <w:szCs w:val="28"/>
          </w:rPr>
          <w:drawing>
            <wp:inline distT="0" distB="0" distL="0" distR="0" wp14:anchorId="6F6F20E9" wp14:editId="154E6BD4">
              <wp:extent cx="1813717" cy="129551"/>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3717" cy="129551"/>
                      </a:xfrm>
                      <a:prstGeom prst="rect">
                        <a:avLst/>
                      </a:prstGeom>
                    </pic:spPr>
                  </pic:pic>
                </a:graphicData>
              </a:graphic>
            </wp:inline>
          </w:drawing>
        </w:r>
      </w:ins>
    </w:p>
    <w:p w14:paraId="7BFC0DA9" w14:textId="77777777" w:rsidR="00876D7D" w:rsidRPr="00734017" w:rsidRDefault="00876D7D" w:rsidP="00876D7D">
      <w:pPr>
        <w:pStyle w:val="ab"/>
        <w:spacing w:line="360" w:lineRule="auto"/>
        <w:ind w:left="360" w:firstLineChars="0" w:firstLine="0"/>
        <w:jc w:val="center"/>
        <w:rPr>
          <w:ins w:id="120" w:author="danlin wang" w:date="2020-12-29T09:43:00Z"/>
          <w:sz w:val="24"/>
          <w:szCs w:val="28"/>
        </w:rPr>
      </w:pPr>
      <w:ins w:id="121" w:author="danlin wang" w:date="2020-12-29T09:43:00Z">
        <w:r>
          <w:rPr>
            <w:rFonts w:hint="eastAsia"/>
            <w:sz w:val="24"/>
            <w:szCs w:val="28"/>
          </w:rPr>
          <w:t>图</w:t>
        </w:r>
        <w:r>
          <w:rPr>
            <w:rFonts w:hint="eastAsia"/>
            <w:sz w:val="24"/>
            <w:szCs w:val="28"/>
          </w:rPr>
          <w:t>6</w:t>
        </w:r>
        <w:r>
          <w:rPr>
            <w:sz w:val="24"/>
            <w:szCs w:val="28"/>
          </w:rPr>
          <w:t xml:space="preserve">-2 </w:t>
        </w:r>
        <w:r>
          <w:rPr>
            <w:rFonts w:hint="eastAsia"/>
            <w:sz w:val="24"/>
            <w:szCs w:val="28"/>
          </w:rPr>
          <w:t>模幂计算</w:t>
        </w:r>
        <w:r>
          <w:rPr>
            <w:rFonts w:hint="eastAsia"/>
            <w:sz w:val="24"/>
            <w:szCs w:val="28"/>
          </w:rPr>
          <w:t>t</w:t>
        </w:r>
      </w:ins>
    </w:p>
    <w:p w14:paraId="0FA4FE5D" w14:textId="77777777" w:rsidR="00876D7D" w:rsidRPr="00DA2387" w:rsidRDefault="00876D7D" w:rsidP="00876D7D">
      <w:pPr>
        <w:pStyle w:val="ab"/>
        <w:numPr>
          <w:ilvl w:val="0"/>
          <w:numId w:val="2"/>
        </w:numPr>
        <w:spacing w:line="360" w:lineRule="auto"/>
        <w:ind w:firstLineChars="0"/>
        <w:rPr>
          <w:ins w:id="122" w:author="danlin wang" w:date="2020-12-29T09:43:00Z"/>
          <w:b/>
          <w:bCs/>
          <w:sz w:val="24"/>
          <w:szCs w:val="28"/>
        </w:rPr>
      </w:pPr>
      <w:ins w:id="123" w:author="danlin wang" w:date="2020-12-29T09:43:00Z">
        <w:r>
          <w:rPr>
            <w:rFonts w:hint="eastAsia"/>
            <w:sz w:val="24"/>
            <w:szCs w:val="28"/>
          </w:rPr>
          <w:t>计算</w:t>
        </w:r>
        <w:r>
          <w:rPr>
            <w:rFonts w:hint="eastAsia"/>
            <w:sz w:val="24"/>
            <w:szCs w:val="28"/>
          </w:rPr>
          <w:t>s=gID</w:t>
        </w:r>
        <w:r>
          <w:rPr>
            <w:sz w:val="24"/>
            <w:szCs w:val="28"/>
          </w:rPr>
          <w:t>*r</w:t>
        </w:r>
        <w:r>
          <w:rPr>
            <w:sz w:val="24"/>
            <w:szCs w:val="28"/>
            <w:vertAlign w:val="superscript"/>
          </w:rPr>
          <w:t>h(t,m)</w:t>
        </w:r>
        <w:r>
          <w:rPr>
            <w:sz w:val="24"/>
            <w:szCs w:val="28"/>
          </w:rPr>
          <w:t xml:space="preserve"> </w:t>
        </w:r>
        <w:r w:rsidRPr="004E04D9">
          <w:rPr>
            <w:b/>
            <w:bCs/>
            <w:sz w:val="24"/>
            <w:szCs w:val="28"/>
          </w:rPr>
          <w:t>mod n</w:t>
        </w:r>
        <w:r>
          <w:rPr>
            <w:rFonts w:hint="eastAsia"/>
            <w:sz w:val="24"/>
            <w:szCs w:val="28"/>
          </w:rPr>
          <w:t>，输出签名</w:t>
        </w:r>
        <w:r w:rsidRPr="005B3C6B">
          <w:rPr>
            <w:rFonts w:asciiTheme="minorEastAsia" w:hAnsiTheme="minorEastAsia" w:cs="Times New Roman"/>
            <w:i/>
            <w:iCs/>
            <w:color w:val="3F3F3F"/>
            <w:spacing w:val="23"/>
            <w:sz w:val="24"/>
            <w:szCs w:val="24"/>
          </w:rPr>
          <w:t>σ</w:t>
        </w:r>
        <w:r>
          <w:rPr>
            <w:rFonts w:hint="eastAsia"/>
            <w:sz w:val="24"/>
            <w:szCs w:val="28"/>
          </w:rPr>
          <w:t>=</w:t>
        </w:r>
        <w:r>
          <w:rPr>
            <w:sz w:val="24"/>
            <w:szCs w:val="28"/>
          </w:rPr>
          <w:t>&lt;s,t&gt;</w:t>
        </w:r>
      </w:ins>
    </w:p>
    <w:p w14:paraId="47BEF3E7" w14:textId="77777777" w:rsidR="00876D7D" w:rsidRDefault="00876D7D" w:rsidP="00876D7D">
      <w:pPr>
        <w:pStyle w:val="ab"/>
        <w:spacing w:line="360" w:lineRule="auto"/>
        <w:ind w:left="360" w:firstLineChars="0" w:firstLine="0"/>
        <w:jc w:val="center"/>
        <w:rPr>
          <w:ins w:id="124" w:author="danlin wang" w:date="2020-12-29T09:43:00Z"/>
          <w:b/>
          <w:bCs/>
          <w:sz w:val="24"/>
          <w:szCs w:val="28"/>
        </w:rPr>
      </w:pPr>
      <w:ins w:id="125" w:author="danlin wang" w:date="2020-12-29T09:43:00Z">
        <w:r w:rsidRPr="00DA2387">
          <w:rPr>
            <w:b/>
            <w:bCs/>
            <w:noProof/>
            <w:sz w:val="24"/>
            <w:szCs w:val="28"/>
          </w:rPr>
          <w:drawing>
            <wp:inline distT="0" distB="0" distL="0" distR="0" wp14:anchorId="7C8B6E1E" wp14:editId="0C0C6764">
              <wp:extent cx="4336156" cy="160034"/>
              <wp:effectExtent l="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6156" cy="160034"/>
                      </a:xfrm>
                      <a:prstGeom prst="rect">
                        <a:avLst/>
                      </a:prstGeom>
                    </pic:spPr>
                  </pic:pic>
                </a:graphicData>
              </a:graphic>
            </wp:inline>
          </w:drawing>
        </w:r>
      </w:ins>
    </w:p>
    <w:p w14:paraId="039FAEA7" w14:textId="77777777" w:rsidR="00876D7D" w:rsidRDefault="00876D7D" w:rsidP="00876D7D">
      <w:pPr>
        <w:pStyle w:val="ab"/>
        <w:spacing w:line="360" w:lineRule="auto"/>
        <w:ind w:left="360" w:firstLineChars="0" w:firstLine="0"/>
        <w:jc w:val="center"/>
        <w:rPr>
          <w:ins w:id="126" w:author="danlin wang" w:date="2020-12-29T09:43:00Z"/>
          <w:sz w:val="24"/>
          <w:szCs w:val="28"/>
        </w:rPr>
      </w:pPr>
      <w:ins w:id="127" w:author="danlin wang" w:date="2020-12-29T09:43:00Z">
        <w:r>
          <w:rPr>
            <w:rFonts w:hint="eastAsia"/>
            <w:sz w:val="24"/>
            <w:szCs w:val="28"/>
          </w:rPr>
          <w:t>图</w:t>
        </w:r>
        <w:r>
          <w:rPr>
            <w:sz w:val="24"/>
            <w:szCs w:val="28"/>
          </w:rPr>
          <w:t xml:space="preserve">7-1 </w:t>
        </w:r>
        <w:r>
          <w:rPr>
            <w:rFonts w:hint="eastAsia"/>
            <w:sz w:val="24"/>
            <w:szCs w:val="28"/>
          </w:rPr>
          <w:t>哈希函数计算</w:t>
        </w:r>
        <w:r>
          <w:rPr>
            <w:rFonts w:hint="eastAsia"/>
            <w:sz w:val="24"/>
            <w:szCs w:val="28"/>
          </w:rPr>
          <w:t>h</w:t>
        </w:r>
        <w:r>
          <w:rPr>
            <w:sz w:val="24"/>
            <w:szCs w:val="28"/>
          </w:rPr>
          <w:t>(t,m)</w:t>
        </w:r>
      </w:ins>
    </w:p>
    <w:p w14:paraId="1FFBE5F5" w14:textId="77777777" w:rsidR="00876D7D" w:rsidRDefault="00876D7D" w:rsidP="00876D7D">
      <w:pPr>
        <w:pStyle w:val="ab"/>
        <w:spacing w:line="360" w:lineRule="auto"/>
        <w:ind w:left="360" w:firstLineChars="0" w:firstLine="0"/>
        <w:jc w:val="center"/>
        <w:rPr>
          <w:ins w:id="128" w:author="danlin wang" w:date="2020-12-29T09:43:00Z"/>
          <w:sz w:val="24"/>
          <w:szCs w:val="28"/>
        </w:rPr>
      </w:pPr>
      <w:ins w:id="129" w:author="danlin wang" w:date="2020-12-29T09:43:00Z">
        <w:r w:rsidRPr="00DA2387">
          <w:rPr>
            <w:noProof/>
            <w:sz w:val="24"/>
            <w:szCs w:val="28"/>
          </w:rPr>
          <w:drawing>
            <wp:inline distT="0" distB="0" distL="0" distR="0" wp14:anchorId="52E72FC8" wp14:editId="0A20FE4D">
              <wp:extent cx="3208298" cy="16003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298" cy="160034"/>
                      </a:xfrm>
                      <a:prstGeom prst="rect">
                        <a:avLst/>
                      </a:prstGeom>
                    </pic:spPr>
                  </pic:pic>
                </a:graphicData>
              </a:graphic>
            </wp:inline>
          </w:drawing>
        </w:r>
      </w:ins>
    </w:p>
    <w:p w14:paraId="1DB19EB4" w14:textId="77777777" w:rsidR="00876D7D" w:rsidRDefault="00876D7D" w:rsidP="00876D7D">
      <w:pPr>
        <w:pStyle w:val="ab"/>
        <w:spacing w:line="360" w:lineRule="auto"/>
        <w:ind w:left="360" w:firstLineChars="0" w:firstLine="0"/>
        <w:jc w:val="center"/>
        <w:rPr>
          <w:ins w:id="130" w:author="danlin wang" w:date="2020-12-29T09:43:00Z"/>
          <w:sz w:val="24"/>
          <w:szCs w:val="28"/>
        </w:rPr>
      </w:pPr>
      <w:ins w:id="131" w:author="danlin wang" w:date="2020-12-29T09:43:00Z">
        <w:r>
          <w:rPr>
            <w:rFonts w:hint="eastAsia"/>
            <w:sz w:val="24"/>
            <w:szCs w:val="28"/>
          </w:rPr>
          <w:t>图</w:t>
        </w:r>
        <w:r>
          <w:rPr>
            <w:rFonts w:hint="eastAsia"/>
            <w:sz w:val="24"/>
            <w:szCs w:val="28"/>
          </w:rPr>
          <w:t>7</w:t>
        </w:r>
        <w:r>
          <w:rPr>
            <w:sz w:val="24"/>
            <w:szCs w:val="28"/>
          </w:rPr>
          <w:t xml:space="preserve">-2 </w:t>
        </w:r>
        <w:r>
          <w:rPr>
            <w:rFonts w:hint="eastAsia"/>
            <w:sz w:val="24"/>
            <w:szCs w:val="28"/>
          </w:rPr>
          <w:t>计算</w:t>
        </w:r>
        <w:r>
          <w:rPr>
            <w:rFonts w:hint="eastAsia"/>
            <w:sz w:val="24"/>
            <w:szCs w:val="28"/>
          </w:rPr>
          <w:t>s</w:t>
        </w:r>
      </w:ins>
    </w:p>
    <w:p w14:paraId="422229CB" w14:textId="77777777" w:rsidR="00876D7D" w:rsidRDefault="00876D7D" w:rsidP="00876D7D">
      <w:pPr>
        <w:pStyle w:val="ab"/>
        <w:spacing w:line="360" w:lineRule="auto"/>
        <w:ind w:left="360" w:firstLineChars="0" w:firstLine="0"/>
        <w:jc w:val="center"/>
        <w:rPr>
          <w:ins w:id="132" w:author="danlin wang" w:date="2020-12-29T09:43:00Z"/>
          <w:sz w:val="24"/>
          <w:szCs w:val="28"/>
        </w:rPr>
      </w:pPr>
      <w:ins w:id="133" w:author="danlin wang" w:date="2020-12-29T09:43:00Z">
        <w:r w:rsidRPr="00DA2387">
          <w:rPr>
            <w:noProof/>
            <w:sz w:val="24"/>
            <w:szCs w:val="28"/>
          </w:rPr>
          <w:drawing>
            <wp:inline distT="0" distB="0" distL="0" distR="0" wp14:anchorId="2EC88001" wp14:editId="5CE36A66">
              <wp:extent cx="5274310" cy="13017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30175"/>
                      </a:xfrm>
                      <a:prstGeom prst="rect">
                        <a:avLst/>
                      </a:prstGeom>
                    </pic:spPr>
                  </pic:pic>
                </a:graphicData>
              </a:graphic>
            </wp:inline>
          </w:drawing>
        </w:r>
      </w:ins>
    </w:p>
    <w:p w14:paraId="33AA38BF" w14:textId="77777777" w:rsidR="00876D7D" w:rsidRPr="00DA2387" w:rsidRDefault="00876D7D" w:rsidP="00876D7D">
      <w:pPr>
        <w:pStyle w:val="ab"/>
        <w:spacing w:line="360" w:lineRule="auto"/>
        <w:ind w:left="360" w:firstLineChars="0" w:firstLine="0"/>
        <w:jc w:val="center"/>
        <w:rPr>
          <w:ins w:id="134" w:author="danlin wang" w:date="2020-12-29T09:43:00Z"/>
          <w:sz w:val="24"/>
          <w:szCs w:val="28"/>
        </w:rPr>
      </w:pPr>
      <w:ins w:id="135" w:author="danlin wang" w:date="2020-12-29T09:43:00Z">
        <w:r>
          <w:rPr>
            <w:rFonts w:hint="eastAsia"/>
            <w:sz w:val="24"/>
            <w:szCs w:val="28"/>
          </w:rPr>
          <w:t>图</w:t>
        </w:r>
        <w:r>
          <w:rPr>
            <w:rFonts w:hint="eastAsia"/>
            <w:sz w:val="24"/>
            <w:szCs w:val="28"/>
          </w:rPr>
          <w:t>7</w:t>
        </w:r>
        <w:r>
          <w:rPr>
            <w:sz w:val="24"/>
            <w:szCs w:val="28"/>
          </w:rPr>
          <w:t xml:space="preserve">-3 </w:t>
        </w:r>
        <w:r>
          <w:rPr>
            <w:rFonts w:hint="eastAsia"/>
            <w:sz w:val="24"/>
            <w:szCs w:val="28"/>
          </w:rPr>
          <w:t>输出的签名结果</w:t>
        </w:r>
      </w:ins>
    </w:p>
    <w:p w14:paraId="244FD5B9" w14:textId="77777777" w:rsidR="00876D7D" w:rsidRPr="0026099F" w:rsidRDefault="00876D7D" w:rsidP="00876D7D">
      <w:pPr>
        <w:pStyle w:val="ab"/>
        <w:numPr>
          <w:ilvl w:val="0"/>
          <w:numId w:val="2"/>
        </w:numPr>
        <w:spacing w:line="360" w:lineRule="auto"/>
        <w:ind w:firstLineChars="0"/>
        <w:rPr>
          <w:ins w:id="136" w:author="danlin wang" w:date="2020-12-29T09:43:00Z"/>
          <w:b/>
          <w:bCs/>
          <w:sz w:val="24"/>
          <w:szCs w:val="28"/>
        </w:rPr>
      </w:pPr>
      <w:ins w:id="137" w:author="danlin wang" w:date="2020-12-29T09:43:00Z">
        <w:r>
          <w:rPr>
            <w:rFonts w:hint="eastAsia"/>
            <w:sz w:val="24"/>
            <w:szCs w:val="28"/>
          </w:rPr>
          <w:t>验证签名，</w:t>
        </w:r>
        <w:r>
          <w:rPr>
            <w:rFonts w:hint="eastAsia"/>
            <w:sz w:val="24"/>
            <w:szCs w:val="28"/>
          </w:rPr>
          <w:t>if</w:t>
        </w:r>
        <w:r>
          <w:rPr>
            <w:sz w:val="24"/>
            <w:szCs w:val="28"/>
          </w:rPr>
          <w:t>(</w:t>
        </w:r>
        <w:r w:rsidRPr="004E04D9">
          <w:rPr>
            <w:rFonts w:hint="eastAsia"/>
            <w:sz w:val="24"/>
            <w:szCs w:val="28"/>
          </w:rPr>
          <w:t>s</w:t>
        </w:r>
        <w:r w:rsidRPr="004E04D9">
          <w:rPr>
            <w:sz w:val="24"/>
            <w:szCs w:val="28"/>
          </w:rPr>
          <w:t>*</w:t>
        </w:r>
        <w:r w:rsidRPr="004E04D9">
          <w:rPr>
            <w:rFonts w:hint="eastAsia"/>
            <w:sz w:val="24"/>
            <w:szCs w:val="28"/>
          </w:rPr>
          <w:t>e==</w:t>
        </w:r>
        <w:r>
          <w:rPr>
            <w:sz w:val="24"/>
            <w:szCs w:val="28"/>
          </w:rPr>
          <w:t>h(ID)*t</w:t>
        </w:r>
        <w:r>
          <w:rPr>
            <w:sz w:val="24"/>
            <w:szCs w:val="28"/>
            <w:vertAlign w:val="superscript"/>
          </w:rPr>
          <w:t>h(t,m)</w:t>
        </w:r>
        <w:r>
          <w:rPr>
            <w:sz w:val="24"/>
            <w:szCs w:val="28"/>
          </w:rPr>
          <w:t xml:space="preserve"> </w:t>
        </w:r>
        <w:r w:rsidRPr="004E04D9">
          <w:rPr>
            <w:b/>
            <w:bCs/>
            <w:sz w:val="24"/>
            <w:szCs w:val="28"/>
          </w:rPr>
          <w:t>mod n</w:t>
        </w:r>
        <w:r>
          <w:rPr>
            <w:sz w:val="24"/>
            <w:szCs w:val="28"/>
          </w:rPr>
          <w:t xml:space="preserve">) </w:t>
        </w:r>
        <w:r>
          <w:rPr>
            <w:rFonts w:hint="eastAsia"/>
            <w:sz w:val="24"/>
            <w:szCs w:val="28"/>
          </w:rPr>
          <w:t>验签成功输出</w:t>
        </w:r>
        <w:r>
          <w:rPr>
            <w:rFonts w:hint="eastAsia"/>
            <w:sz w:val="24"/>
            <w:szCs w:val="28"/>
          </w:rPr>
          <w:t>Accept</w:t>
        </w:r>
        <w:r>
          <w:rPr>
            <w:rFonts w:hint="eastAsia"/>
            <w:sz w:val="24"/>
            <w:szCs w:val="28"/>
          </w:rPr>
          <w:t>，否则输出</w:t>
        </w:r>
        <w:r>
          <w:rPr>
            <w:rFonts w:hint="eastAsia"/>
            <w:sz w:val="24"/>
            <w:szCs w:val="28"/>
          </w:rPr>
          <w:t>Reject</w:t>
        </w:r>
      </w:ins>
    </w:p>
    <w:p w14:paraId="25C6E7FC" w14:textId="77777777" w:rsidR="00876D7D" w:rsidRDefault="00876D7D" w:rsidP="00876D7D">
      <w:pPr>
        <w:pStyle w:val="ab"/>
        <w:spacing w:line="360" w:lineRule="auto"/>
        <w:ind w:left="360" w:firstLineChars="0" w:firstLine="0"/>
        <w:jc w:val="center"/>
        <w:rPr>
          <w:ins w:id="138" w:author="danlin wang" w:date="2020-12-29T09:43:00Z"/>
          <w:b/>
          <w:bCs/>
          <w:sz w:val="24"/>
          <w:szCs w:val="28"/>
        </w:rPr>
      </w:pPr>
      <w:ins w:id="139" w:author="danlin wang" w:date="2020-12-29T09:43:00Z">
        <w:r w:rsidRPr="0026099F">
          <w:rPr>
            <w:b/>
            <w:bCs/>
            <w:noProof/>
            <w:sz w:val="24"/>
            <w:szCs w:val="28"/>
          </w:rPr>
          <w:drawing>
            <wp:inline distT="0" distB="0" distL="0" distR="0" wp14:anchorId="1B75A233" wp14:editId="0ADC3B86">
              <wp:extent cx="3585210" cy="1882056"/>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99833" cy="1889732"/>
                      </a:xfrm>
                      <a:prstGeom prst="rect">
                        <a:avLst/>
                      </a:prstGeom>
                    </pic:spPr>
                  </pic:pic>
                </a:graphicData>
              </a:graphic>
            </wp:inline>
          </w:drawing>
        </w:r>
      </w:ins>
    </w:p>
    <w:p w14:paraId="5ABE76DA" w14:textId="77777777" w:rsidR="00876D7D" w:rsidRPr="0026099F" w:rsidRDefault="00876D7D" w:rsidP="00876D7D">
      <w:pPr>
        <w:pStyle w:val="ab"/>
        <w:spacing w:line="360" w:lineRule="auto"/>
        <w:ind w:left="360" w:firstLineChars="0" w:firstLine="0"/>
        <w:jc w:val="center"/>
        <w:rPr>
          <w:ins w:id="140" w:author="danlin wang" w:date="2020-12-29T09:43:00Z"/>
          <w:sz w:val="24"/>
          <w:szCs w:val="28"/>
        </w:rPr>
      </w:pPr>
      <w:ins w:id="141" w:author="danlin wang" w:date="2020-12-29T09:43:00Z">
        <w:r w:rsidRPr="0026099F">
          <w:rPr>
            <w:rFonts w:hint="eastAsia"/>
            <w:sz w:val="24"/>
            <w:szCs w:val="28"/>
          </w:rPr>
          <w:t>图</w:t>
        </w:r>
        <w:r w:rsidRPr="0026099F">
          <w:rPr>
            <w:rFonts w:hint="eastAsia"/>
            <w:sz w:val="24"/>
            <w:szCs w:val="28"/>
          </w:rPr>
          <w:t>8</w:t>
        </w:r>
        <w:r w:rsidRPr="0026099F">
          <w:rPr>
            <w:sz w:val="24"/>
            <w:szCs w:val="28"/>
          </w:rPr>
          <w:t>-1</w:t>
        </w:r>
        <w:r>
          <w:rPr>
            <w:sz w:val="24"/>
            <w:szCs w:val="28"/>
          </w:rPr>
          <w:t xml:space="preserve"> </w:t>
        </w:r>
        <w:r>
          <w:rPr>
            <w:rFonts w:hint="eastAsia"/>
            <w:sz w:val="24"/>
            <w:szCs w:val="28"/>
          </w:rPr>
          <w:t>签名验证算法</w:t>
        </w:r>
      </w:ins>
    </w:p>
    <w:p w14:paraId="57E26DE6" w14:textId="77777777" w:rsidR="00876D7D" w:rsidRPr="004E04D9" w:rsidRDefault="00876D7D" w:rsidP="00876D7D">
      <w:pPr>
        <w:pStyle w:val="ab"/>
        <w:spacing w:line="360" w:lineRule="auto"/>
        <w:ind w:left="360" w:firstLineChars="0" w:firstLine="0"/>
        <w:jc w:val="center"/>
        <w:rPr>
          <w:ins w:id="142" w:author="danlin wang" w:date="2020-12-29T09:43:00Z"/>
          <w:b/>
          <w:bCs/>
          <w:sz w:val="24"/>
          <w:szCs w:val="28"/>
        </w:rPr>
      </w:pPr>
      <w:ins w:id="143" w:author="danlin wang" w:date="2020-12-29T09:43:00Z">
        <w:r w:rsidRPr="00DA2387">
          <w:rPr>
            <w:b/>
            <w:bCs/>
            <w:noProof/>
            <w:sz w:val="24"/>
            <w:szCs w:val="28"/>
          </w:rPr>
          <w:lastRenderedPageBreak/>
          <w:drawing>
            <wp:inline distT="0" distB="0" distL="0" distR="0" wp14:anchorId="3DE4319C" wp14:editId="765014C5">
              <wp:extent cx="3337849" cy="449619"/>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37849" cy="449619"/>
                      </a:xfrm>
                      <a:prstGeom prst="rect">
                        <a:avLst/>
                      </a:prstGeom>
                    </pic:spPr>
                  </pic:pic>
                </a:graphicData>
              </a:graphic>
            </wp:inline>
          </w:drawing>
        </w:r>
      </w:ins>
    </w:p>
    <w:p w14:paraId="249EEF31" w14:textId="77777777" w:rsidR="00876D7D" w:rsidRPr="0026099F" w:rsidRDefault="00876D7D" w:rsidP="00876D7D">
      <w:pPr>
        <w:pStyle w:val="ab"/>
        <w:spacing w:line="360" w:lineRule="auto"/>
        <w:ind w:left="360" w:firstLineChars="0" w:firstLine="0"/>
        <w:jc w:val="center"/>
        <w:rPr>
          <w:ins w:id="144" w:author="danlin wang" w:date="2020-12-29T09:43:00Z"/>
          <w:b/>
          <w:bCs/>
          <w:sz w:val="24"/>
          <w:szCs w:val="28"/>
        </w:rPr>
      </w:pPr>
      <w:ins w:id="145" w:author="danlin wang" w:date="2020-12-29T09:43:00Z">
        <w:r w:rsidRPr="00DA2387">
          <w:rPr>
            <w:b/>
            <w:bCs/>
            <w:noProof/>
            <w:sz w:val="24"/>
            <w:szCs w:val="28"/>
          </w:rPr>
          <w:drawing>
            <wp:inline distT="0" distB="0" distL="0" distR="0" wp14:anchorId="7939C75E" wp14:editId="38A26074">
              <wp:extent cx="3398815" cy="182895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8815" cy="1828958"/>
                      </a:xfrm>
                      <a:prstGeom prst="rect">
                        <a:avLst/>
                      </a:prstGeom>
                    </pic:spPr>
                  </pic:pic>
                </a:graphicData>
              </a:graphic>
            </wp:inline>
          </w:drawing>
        </w:r>
      </w:ins>
    </w:p>
    <w:p w14:paraId="004AEE17" w14:textId="77777777" w:rsidR="00876D7D" w:rsidRDefault="00876D7D" w:rsidP="00876D7D">
      <w:pPr>
        <w:pStyle w:val="ab"/>
        <w:spacing w:line="360" w:lineRule="auto"/>
        <w:ind w:left="360" w:firstLineChars="0" w:firstLine="0"/>
        <w:jc w:val="center"/>
        <w:rPr>
          <w:ins w:id="146" w:author="danlin wang" w:date="2020-12-29T09:43:00Z"/>
          <w:sz w:val="24"/>
          <w:szCs w:val="28"/>
        </w:rPr>
      </w:pPr>
      <w:ins w:id="147" w:author="danlin wang" w:date="2020-12-29T09:43:00Z">
        <w:r>
          <w:rPr>
            <w:rFonts w:hint="eastAsia"/>
            <w:sz w:val="24"/>
            <w:szCs w:val="28"/>
          </w:rPr>
          <w:t>图</w:t>
        </w:r>
        <w:r>
          <w:rPr>
            <w:rFonts w:hint="eastAsia"/>
            <w:sz w:val="24"/>
            <w:szCs w:val="28"/>
          </w:rPr>
          <w:t>8</w:t>
        </w:r>
        <w:r>
          <w:rPr>
            <w:sz w:val="24"/>
            <w:szCs w:val="28"/>
          </w:rPr>
          <w:t>-1</w:t>
        </w:r>
        <w:r>
          <w:rPr>
            <w:rFonts w:hint="eastAsia"/>
            <w:sz w:val="24"/>
            <w:szCs w:val="28"/>
          </w:rPr>
          <w:t>&amp;</w:t>
        </w:r>
        <w:r>
          <w:rPr>
            <w:sz w:val="24"/>
            <w:szCs w:val="28"/>
          </w:rPr>
          <w:t xml:space="preserve">2 </w:t>
        </w:r>
        <w:r>
          <w:rPr>
            <w:rFonts w:hint="eastAsia"/>
            <w:sz w:val="24"/>
            <w:szCs w:val="28"/>
          </w:rPr>
          <w:t>验证签名</w:t>
        </w:r>
      </w:ins>
    </w:p>
    <w:p w14:paraId="559CA02D" w14:textId="77777777" w:rsidR="00876D7D" w:rsidRDefault="00876D7D" w:rsidP="00876D7D">
      <w:pPr>
        <w:pStyle w:val="ab"/>
        <w:spacing w:line="360" w:lineRule="auto"/>
        <w:ind w:left="360" w:firstLineChars="0" w:firstLine="0"/>
        <w:jc w:val="center"/>
        <w:rPr>
          <w:ins w:id="148" w:author="danlin wang" w:date="2020-12-29T09:43:00Z"/>
          <w:sz w:val="24"/>
          <w:szCs w:val="28"/>
        </w:rPr>
      </w:pPr>
      <w:ins w:id="149" w:author="danlin wang" w:date="2020-12-29T09:43:00Z">
        <w:r w:rsidRPr="00DA2387">
          <w:rPr>
            <w:noProof/>
            <w:sz w:val="24"/>
            <w:szCs w:val="28"/>
          </w:rPr>
          <w:drawing>
            <wp:inline distT="0" distB="0" distL="0" distR="0" wp14:anchorId="485B0CFE" wp14:editId="680E57B8">
              <wp:extent cx="5274310" cy="23749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37490"/>
                      </a:xfrm>
                      <a:prstGeom prst="rect">
                        <a:avLst/>
                      </a:prstGeom>
                    </pic:spPr>
                  </pic:pic>
                </a:graphicData>
              </a:graphic>
            </wp:inline>
          </w:drawing>
        </w:r>
      </w:ins>
    </w:p>
    <w:p w14:paraId="74B9C48C" w14:textId="77777777" w:rsidR="00876D7D" w:rsidRDefault="00876D7D" w:rsidP="00876D7D">
      <w:pPr>
        <w:pStyle w:val="ab"/>
        <w:spacing w:line="360" w:lineRule="auto"/>
        <w:ind w:left="360" w:firstLineChars="0" w:firstLine="0"/>
        <w:jc w:val="center"/>
        <w:rPr>
          <w:ins w:id="150" w:author="danlin wang" w:date="2020-12-29T09:43:00Z"/>
          <w:sz w:val="24"/>
          <w:szCs w:val="28"/>
        </w:rPr>
      </w:pPr>
      <w:ins w:id="151" w:author="danlin wang" w:date="2020-12-29T09:43:00Z">
        <w:r>
          <w:rPr>
            <w:rFonts w:hint="eastAsia"/>
            <w:sz w:val="24"/>
            <w:szCs w:val="28"/>
          </w:rPr>
          <w:t>图</w:t>
        </w:r>
        <w:r>
          <w:rPr>
            <w:rFonts w:hint="eastAsia"/>
            <w:sz w:val="24"/>
            <w:szCs w:val="28"/>
          </w:rPr>
          <w:t>8</w:t>
        </w:r>
        <w:r>
          <w:rPr>
            <w:sz w:val="24"/>
            <w:szCs w:val="28"/>
          </w:rPr>
          <w:t xml:space="preserve">-3 </w:t>
        </w:r>
        <w:r>
          <w:rPr>
            <w:rFonts w:hint="eastAsia"/>
            <w:sz w:val="24"/>
            <w:szCs w:val="28"/>
          </w:rPr>
          <w:t>验签结果</w:t>
        </w:r>
      </w:ins>
    </w:p>
    <w:p w14:paraId="15B63429" w14:textId="77777777" w:rsidR="00876D7D" w:rsidRDefault="00876D7D" w:rsidP="00876D7D">
      <w:pPr>
        <w:pStyle w:val="ab"/>
        <w:numPr>
          <w:ilvl w:val="0"/>
          <w:numId w:val="2"/>
        </w:numPr>
        <w:spacing w:line="360" w:lineRule="auto"/>
        <w:ind w:firstLineChars="0"/>
        <w:rPr>
          <w:ins w:id="152" w:author="danlin wang" w:date="2020-12-29T09:43:00Z"/>
          <w:sz w:val="24"/>
          <w:szCs w:val="28"/>
        </w:rPr>
      </w:pPr>
      <w:ins w:id="153" w:author="danlin wang" w:date="2020-12-29T09:43:00Z">
        <w:r>
          <w:rPr>
            <w:rFonts w:hint="eastAsia"/>
            <w:sz w:val="24"/>
            <w:szCs w:val="28"/>
          </w:rPr>
          <w:t>使用本类计算好的值进行验签显得过于主动，之后编写了一个方法类，使用公开的参数进行计算验证。</w:t>
        </w:r>
      </w:ins>
    </w:p>
    <w:p w14:paraId="09FBC1C5" w14:textId="77777777" w:rsidR="00876D7D" w:rsidRDefault="00876D7D" w:rsidP="00876D7D">
      <w:pPr>
        <w:pStyle w:val="ab"/>
        <w:spacing w:line="360" w:lineRule="auto"/>
        <w:ind w:left="360" w:firstLineChars="0" w:firstLine="0"/>
        <w:jc w:val="center"/>
        <w:rPr>
          <w:ins w:id="154" w:author="danlin wang" w:date="2020-12-29T09:43:00Z"/>
          <w:sz w:val="24"/>
          <w:szCs w:val="28"/>
        </w:rPr>
      </w:pPr>
      <w:ins w:id="155" w:author="danlin wang" w:date="2020-12-29T09:43:00Z">
        <w:r w:rsidRPr="00FD2DE8">
          <w:rPr>
            <w:noProof/>
            <w:sz w:val="24"/>
            <w:szCs w:val="28"/>
          </w:rPr>
          <w:drawing>
            <wp:inline distT="0" distB="0" distL="0" distR="0" wp14:anchorId="094819D2" wp14:editId="2E1336F3">
              <wp:extent cx="5274310" cy="164211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642110"/>
                      </a:xfrm>
                      <a:prstGeom prst="rect">
                        <a:avLst/>
                      </a:prstGeom>
                    </pic:spPr>
                  </pic:pic>
                </a:graphicData>
              </a:graphic>
            </wp:inline>
          </w:drawing>
        </w:r>
      </w:ins>
    </w:p>
    <w:p w14:paraId="1A4550E0" w14:textId="77777777" w:rsidR="00876D7D" w:rsidRDefault="00876D7D" w:rsidP="00876D7D">
      <w:pPr>
        <w:pStyle w:val="ab"/>
        <w:spacing w:line="360" w:lineRule="auto"/>
        <w:ind w:left="360" w:firstLineChars="0" w:firstLine="0"/>
        <w:jc w:val="center"/>
        <w:rPr>
          <w:ins w:id="156" w:author="danlin wang" w:date="2020-12-29T09:43:00Z"/>
          <w:sz w:val="24"/>
          <w:szCs w:val="28"/>
        </w:rPr>
      </w:pPr>
      <w:ins w:id="157" w:author="danlin wang" w:date="2020-12-29T09:43:00Z">
        <w:r>
          <w:rPr>
            <w:rFonts w:hint="eastAsia"/>
            <w:sz w:val="24"/>
            <w:szCs w:val="28"/>
          </w:rPr>
          <w:t>图</w:t>
        </w:r>
        <w:r>
          <w:rPr>
            <w:sz w:val="24"/>
            <w:szCs w:val="28"/>
          </w:rPr>
          <w:t xml:space="preserve">9-1 </w:t>
        </w:r>
        <w:r>
          <w:rPr>
            <w:rFonts w:hint="eastAsia"/>
            <w:sz w:val="24"/>
            <w:szCs w:val="28"/>
          </w:rPr>
          <w:t>验签类方法实现</w:t>
        </w:r>
      </w:ins>
    </w:p>
    <w:p w14:paraId="703C5E97" w14:textId="77777777" w:rsidR="00876D7D" w:rsidRDefault="00876D7D" w:rsidP="00876D7D">
      <w:pPr>
        <w:pStyle w:val="ab"/>
        <w:spacing w:line="360" w:lineRule="auto"/>
        <w:ind w:left="360" w:firstLineChars="0" w:firstLine="0"/>
        <w:jc w:val="center"/>
        <w:rPr>
          <w:ins w:id="158" w:author="danlin wang" w:date="2020-12-29T09:43:00Z"/>
          <w:sz w:val="24"/>
          <w:szCs w:val="28"/>
        </w:rPr>
      </w:pPr>
      <w:ins w:id="159" w:author="danlin wang" w:date="2020-12-29T09:43:00Z">
        <w:r w:rsidRPr="00FD2DE8">
          <w:rPr>
            <w:noProof/>
            <w:sz w:val="24"/>
            <w:szCs w:val="28"/>
          </w:rPr>
          <w:drawing>
            <wp:inline distT="0" distB="0" distL="0" distR="0" wp14:anchorId="322FE1D1" wp14:editId="71F6EB16">
              <wp:extent cx="3322608" cy="107451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2608" cy="1074513"/>
                      </a:xfrm>
                      <a:prstGeom prst="rect">
                        <a:avLst/>
                      </a:prstGeom>
                    </pic:spPr>
                  </pic:pic>
                </a:graphicData>
              </a:graphic>
            </wp:inline>
          </w:drawing>
        </w:r>
      </w:ins>
    </w:p>
    <w:p w14:paraId="5705B00E" w14:textId="77777777" w:rsidR="00876D7D" w:rsidRDefault="00876D7D" w:rsidP="00876D7D">
      <w:pPr>
        <w:pStyle w:val="ab"/>
        <w:spacing w:line="360" w:lineRule="auto"/>
        <w:ind w:left="360" w:firstLineChars="0" w:firstLine="0"/>
        <w:jc w:val="center"/>
        <w:rPr>
          <w:ins w:id="160" w:author="danlin wang" w:date="2020-12-29T09:43:00Z"/>
          <w:sz w:val="24"/>
          <w:szCs w:val="28"/>
        </w:rPr>
      </w:pPr>
      <w:ins w:id="161" w:author="danlin wang" w:date="2020-12-29T09:43:00Z">
        <w:r w:rsidRPr="00FD2DE8">
          <w:rPr>
            <w:noProof/>
            <w:sz w:val="24"/>
            <w:szCs w:val="28"/>
          </w:rPr>
          <w:drawing>
            <wp:inline distT="0" distB="0" distL="0" distR="0" wp14:anchorId="28A594DE" wp14:editId="734CD572">
              <wp:extent cx="5274310" cy="40132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01320"/>
                      </a:xfrm>
                      <a:prstGeom prst="rect">
                        <a:avLst/>
                      </a:prstGeom>
                    </pic:spPr>
                  </pic:pic>
                </a:graphicData>
              </a:graphic>
            </wp:inline>
          </w:drawing>
        </w:r>
      </w:ins>
    </w:p>
    <w:p w14:paraId="103FE3D4" w14:textId="77777777" w:rsidR="00876D7D" w:rsidRPr="006A61E8" w:rsidRDefault="00876D7D" w:rsidP="00876D7D">
      <w:pPr>
        <w:pStyle w:val="ab"/>
        <w:spacing w:line="360" w:lineRule="auto"/>
        <w:ind w:left="360" w:firstLineChars="0" w:firstLine="0"/>
        <w:jc w:val="center"/>
        <w:rPr>
          <w:ins w:id="162" w:author="danlin wang" w:date="2020-12-29T09:43:00Z"/>
          <w:sz w:val="24"/>
          <w:szCs w:val="28"/>
        </w:rPr>
      </w:pPr>
      <w:ins w:id="163" w:author="danlin wang" w:date="2020-12-29T09:43:00Z">
        <w:r>
          <w:rPr>
            <w:rFonts w:hint="eastAsia"/>
            <w:sz w:val="24"/>
            <w:szCs w:val="28"/>
          </w:rPr>
          <w:t>图</w:t>
        </w:r>
        <w:r>
          <w:rPr>
            <w:sz w:val="24"/>
            <w:szCs w:val="28"/>
          </w:rPr>
          <w:t>9-2</w:t>
        </w:r>
        <w:r>
          <w:rPr>
            <w:rFonts w:hint="eastAsia"/>
            <w:sz w:val="24"/>
            <w:szCs w:val="28"/>
          </w:rPr>
          <w:t>双重验签结果</w:t>
        </w:r>
      </w:ins>
    </w:p>
    <w:p w14:paraId="7E13EE37" w14:textId="77777777" w:rsidR="00876D7D" w:rsidRDefault="00876D7D" w:rsidP="00876D7D">
      <w:pPr>
        <w:spacing w:line="360" w:lineRule="auto"/>
        <w:ind w:firstLineChars="200" w:firstLine="480"/>
        <w:rPr>
          <w:ins w:id="164" w:author="danlin wang" w:date="2020-12-29T09:43:00Z"/>
          <w:bCs/>
          <w:sz w:val="24"/>
          <w:szCs w:val="28"/>
        </w:rPr>
      </w:pPr>
      <w:ins w:id="165" w:author="danlin wang" w:date="2020-12-29T09:43:00Z">
        <w:r>
          <w:rPr>
            <w:rFonts w:hint="eastAsia"/>
            <w:bCs/>
            <w:sz w:val="24"/>
            <w:szCs w:val="28"/>
          </w:rPr>
          <w:t>对于效率问题，签名和验证需要模幂（</w:t>
        </w:r>
        <w:r>
          <w:rPr>
            <w:rFonts w:hint="eastAsia"/>
            <w:bCs/>
            <w:sz w:val="24"/>
            <w:szCs w:val="28"/>
          </w:rPr>
          <w:t>Modular</w:t>
        </w:r>
        <w:r>
          <w:rPr>
            <w:bCs/>
            <w:sz w:val="24"/>
            <w:szCs w:val="28"/>
          </w:rPr>
          <w:t xml:space="preserve"> </w:t>
        </w:r>
        <w:r>
          <w:rPr>
            <w:rFonts w:hint="eastAsia"/>
            <w:bCs/>
            <w:sz w:val="24"/>
            <w:szCs w:val="28"/>
          </w:rPr>
          <w:t>Exp</w:t>
        </w:r>
        <w:r>
          <w:rPr>
            <w:bCs/>
            <w:sz w:val="24"/>
            <w:szCs w:val="28"/>
          </w:rPr>
          <w:t>onentiations</w:t>
        </w:r>
        <w:r>
          <w:rPr>
            <w:rFonts w:hint="eastAsia"/>
            <w:bCs/>
            <w:sz w:val="24"/>
            <w:szCs w:val="28"/>
          </w:rPr>
          <w:t>）</w:t>
        </w:r>
        <w:r>
          <w:rPr>
            <w:rFonts w:hint="eastAsia"/>
            <w:bCs/>
            <w:sz w:val="24"/>
            <w:szCs w:val="28"/>
          </w:rPr>
          <w:t>,</w:t>
        </w:r>
        <w:r>
          <w:rPr>
            <w:rFonts w:hint="eastAsia"/>
            <w:bCs/>
            <w:sz w:val="24"/>
            <w:szCs w:val="28"/>
          </w:rPr>
          <w:t>模乘</w:t>
        </w:r>
        <w:r>
          <w:rPr>
            <w:rFonts w:hint="eastAsia"/>
            <w:bCs/>
            <w:sz w:val="24"/>
            <w:szCs w:val="28"/>
          </w:rPr>
          <w:lastRenderedPageBreak/>
          <w:t>（</w:t>
        </w:r>
        <w:r>
          <w:rPr>
            <w:rFonts w:hint="eastAsia"/>
            <w:bCs/>
            <w:sz w:val="24"/>
            <w:szCs w:val="28"/>
          </w:rPr>
          <w:t>Modular</w:t>
        </w:r>
        <w:r>
          <w:rPr>
            <w:bCs/>
            <w:sz w:val="24"/>
            <w:szCs w:val="28"/>
          </w:rPr>
          <w:t xml:space="preserve"> </w:t>
        </w:r>
        <w:r>
          <w:rPr>
            <w:rFonts w:hint="eastAsia"/>
            <w:bCs/>
            <w:sz w:val="24"/>
            <w:szCs w:val="28"/>
          </w:rPr>
          <w:t>Mul</w:t>
        </w:r>
        <w:r>
          <w:rPr>
            <w:bCs/>
            <w:sz w:val="24"/>
            <w:szCs w:val="28"/>
          </w:rPr>
          <w:t>tiplication</w:t>
        </w:r>
        <w:r>
          <w:rPr>
            <w:rFonts w:hint="eastAsia"/>
            <w:bCs/>
            <w:sz w:val="24"/>
            <w:szCs w:val="28"/>
          </w:rPr>
          <w:t>）和哈希运算，经测试对于百位以下的</w:t>
        </w:r>
        <w:r>
          <w:rPr>
            <w:rFonts w:hint="eastAsia"/>
            <w:bCs/>
            <w:sz w:val="24"/>
            <w:szCs w:val="28"/>
          </w:rPr>
          <w:t>ID</w:t>
        </w:r>
        <w:r>
          <w:rPr>
            <w:rFonts w:hint="eastAsia"/>
            <w:bCs/>
            <w:sz w:val="24"/>
            <w:szCs w:val="28"/>
          </w:rPr>
          <w:t>与密文在</w:t>
        </w:r>
        <w:r>
          <w:rPr>
            <w:rFonts w:hint="eastAsia"/>
            <w:bCs/>
            <w:sz w:val="24"/>
            <w:szCs w:val="28"/>
          </w:rPr>
          <w:t>Eclipse</w:t>
        </w:r>
        <w:r>
          <w:rPr>
            <w:rFonts w:hint="eastAsia"/>
            <w:bCs/>
            <w:sz w:val="24"/>
            <w:szCs w:val="28"/>
          </w:rPr>
          <w:t>也可以瞬间验签。</w:t>
        </w:r>
      </w:ins>
    </w:p>
    <w:p w14:paraId="5DA6A8A4" w14:textId="77777777" w:rsidR="00876D7D" w:rsidRPr="0026099F" w:rsidRDefault="00876D7D" w:rsidP="00876D7D">
      <w:pPr>
        <w:spacing w:line="360" w:lineRule="auto"/>
        <w:ind w:firstLineChars="200" w:firstLine="480"/>
        <w:rPr>
          <w:ins w:id="166" w:author="danlin wang" w:date="2020-12-29T09:43:00Z"/>
          <w:bCs/>
          <w:sz w:val="24"/>
          <w:szCs w:val="28"/>
        </w:rPr>
      </w:pPr>
      <w:ins w:id="167" w:author="danlin wang" w:date="2020-12-29T09:43:00Z">
        <w:r>
          <w:rPr>
            <w:rFonts w:hint="eastAsia"/>
            <w:bCs/>
            <w:sz w:val="24"/>
            <w:szCs w:val="28"/>
          </w:rPr>
          <w:t>对于安全性，大数分解因子问题困难（</w:t>
        </w:r>
        <w:r>
          <w:rPr>
            <w:rFonts w:hint="eastAsia"/>
            <w:bCs/>
            <w:sz w:val="24"/>
            <w:szCs w:val="28"/>
          </w:rPr>
          <w:t>IFP</w:t>
        </w:r>
        <w:r>
          <w:rPr>
            <w:rFonts w:hint="eastAsia"/>
            <w:bCs/>
            <w:sz w:val="24"/>
            <w:szCs w:val="28"/>
          </w:rPr>
          <w:t>）使私钥安全性高，陷门函数逆向计算困难使信息保密性好。</w:t>
        </w:r>
      </w:ins>
    </w:p>
    <w:p w14:paraId="5DA094BC" w14:textId="77777777" w:rsidR="00876D7D" w:rsidRPr="000940DC" w:rsidRDefault="00876D7D" w:rsidP="00876D7D">
      <w:pPr>
        <w:spacing w:line="360" w:lineRule="auto"/>
        <w:ind w:firstLineChars="200" w:firstLine="480"/>
        <w:rPr>
          <w:ins w:id="168" w:author="danlin wang" w:date="2020-12-29T09:43:00Z"/>
          <w:bCs/>
          <w:sz w:val="24"/>
          <w:szCs w:val="28"/>
        </w:rPr>
      </w:pPr>
      <w:ins w:id="169" w:author="danlin wang" w:date="2020-12-29T09:43:00Z">
        <w:r>
          <w:rPr>
            <w:rFonts w:hint="eastAsia"/>
            <w:bCs/>
            <w:sz w:val="24"/>
            <w:szCs w:val="28"/>
          </w:rPr>
          <w:t>最后，</w:t>
        </w:r>
        <w:r w:rsidRPr="000940DC">
          <w:rPr>
            <w:rFonts w:hint="eastAsia"/>
            <w:bCs/>
            <w:sz w:val="24"/>
            <w:szCs w:val="28"/>
          </w:rPr>
          <w:t>RSA</w:t>
        </w:r>
        <w:r w:rsidRPr="000940DC">
          <w:rPr>
            <w:rFonts w:hint="eastAsia"/>
            <w:bCs/>
            <w:sz w:val="24"/>
            <w:szCs w:val="28"/>
          </w:rPr>
          <w:t>算法是一种安全技术</w:t>
        </w:r>
        <w:r w:rsidRPr="000940DC">
          <w:rPr>
            <w:rFonts w:hint="eastAsia"/>
            <w:bCs/>
            <w:sz w:val="24"/>
            <w:szCs w:val="28"/>
          </w:rPr>
          <w:t>,</w:t>
        </w:r>
        <w:r w:rsidRPr="000940DC">
          <w:rPr>
            <w:rFonts w:hint="eastAsia"/>
            <w:bCs/>
            <w:sz w:val="24"/>
            <w:szCs w:val="28"/>
          </w:rPr>
          <w:t>但是</w:t>
        </w:r>
        <w:r w:rsidRPr="000940DC">
          <w:rPr>
            <w:rFonts w:hint="eastAsia"/>
            <w:bCs/>
            <w:sz w:val="24"/>
            <w:szCs w:val="28"/>
          </w:rPr>
          <w:t>RSA</w:t>
        </w:r>
        <w:r w:rsidRPr="000940DC">
          <w:rPr>
            <w:rFonts w:hint="eastAsia"/>
            <w:bCs/>
            <w:sz w:val="24"/>
            <w:szCs w:val="28"/>
          </w:rPr>
          <w:t>算法的安全性只是一种计算安全性</w:t>
        </w:r>
        <w:r w:rsidRPr="000940DC">
          <w:rPr>
            <w:rFonts w:hint="eastAsia"/>
            <w:bCs/>
            <w:sz w:val="24"/>
            <w:szCs w:val="28"/>
          </w:rPr>
          <w:t>,</w:t>
        </w:r>
        <w:r w:rsidRPr="000940DC">
          <w:rPr>
            <w:rFonts w:hint="eastAsia"/>
            <w:bCs/>
            <w:sz w:val="24"/>
            <w:szCs w:val="28"/>
          </w:rPr>
          <w:t>绝不是无条件的安全性</w:t>
        </w:r>
        <w:r w:rsidRPr="000940DC">
          <w:rPr>
            <w:rFonts w:hint="eastAsia"/>
            <w:bCs/>
            <w:sz w:val="24"/>
            <w:szCs w:val="28"/>
          </w:rPr>
          <w:t>,</w:t>
        </w:r>
        <w:r w:rsidRPr="000940DC">
          <w:rPr>
            <w:rFonts w:hint="eastAsia"/>
            <w:bCs/>
            <w:sz w:val="24"/>
            <w:szCs w:val="28"/>
          </w:rPr>
          <w:t>这是由它的理论基础决定的</w:t>
        </w:r>
        <w:r>
          <w:rPr>
            <w:rFonts w:hint="eastAsia"/>
            <w:bCs/>
            <w:sz w:val="24"/>
            <w:szCs w:val="28"/>
          </w:rPr>
          <w:t>。</w:t>
        </w:r>
        <w:r w:rsidRPr="000940DC">
          <w:rPr>
            <w:rFonts w:hint="eastAsia"/>
            <w:bCs/>
            <w:sz w:val="24"/>
            <w:szCs w:val="28"/>
          </w:rPr>
          <w:t>因此</w:t>
        </w:r>
        <w:r w:rsidRPr="000940DC">
          <w:rPr>
            <w:rFonts w:hint="eastAsia"/>
            <w:bCs/>
            <w:sz w:val="24"/>
            <w:szCs w:val="28"/>
          </w:rPr>
          <w:t>,</w:t>
        </w:r>
        <w:r w:rsidRPr="000940DC">
          <w:rPr>
            <w:rFonts w:hint="eastAsia"/>
            <w:bCs/>
            <w:sz w:val="24"/>
            <w:szCs w:val="28"/>
          </w:rPr>
          <w:t>在实现</w:t>
        </w:r>
        <w:r w:rsidRPr="000940DC">
          <w:rPr>
            <w:rFonts w:hint="eastAsia"/>
            <w:bCs/>
            <w:sz w:val="24"/>
            <w:szCs w:val="28"/>
          </w:rPr>
          <w:t>RSA</w:t>
        </w:r>
        <w:r w:rsidRPr="000940DC">
          <w:rPr>
            <w:rFonts w:hint="eastAsia"/>
            <w:bCs/>
            <w:sz w:val="24"/>
            <w:szCs w:val="28"/>
          </w:rPr>
          <w:t>算法的过程中</w:t>
        </w:r>
        <w:r w:rsidRPr="000940DC">
          <w:rPr>
            <w:rFonts w:hint="eastAsia"/>
            <w:bCs/>
            <w:sz w:val="24"/>
            <w:szCs w:val="28"/>
          </w:rPr>
          <w:t>,</w:t>
        </w:r>
        <w:r w:rsidRPr="000940DC">
          <w:rPr>
            <w:rFonts w:hint="eastAsia"/>
            <w:bCs/>
            <w:sz w:val="24"/>
            <w:szCs w:val="28"/>
          </w:rPr>
          <w:t>每一步都应尽量从安全性考虑</w:t>
        </w:r>
        <w:r>
          <w:rPr>
            <w:rFonts w:hint="eastAsia"/>
            <w:bCs/>
            <w:sz w:val="24"/>
            <w:szCs w:val="28"/>
          </w:rPr>
          <w:t>。</w:t>
        </w:r>
      </w:ins>
    </w:p>
    <w:p w14:paraId="746159D2" w14:textId="7691B760" w:rsidR="006A61E8" w:rsidRPr="006E5526" w:rsidDel="00876D7D" w:rsidRDefault="006A61E8" w:rsidP="00302014">
      <w:pPr>
        <w:spacing w:beforeLines="100" w:before="312" w:line="360" w:lineRule="auto"/>
        <w:rPr>
          <w:del w:id="170" w:author="danlin wang" w:date="2020-12-29T09:43:00Z"/>
          <w:b/>
          <w:sz w:val="24"/>
          <w:szCs w:val="28"/>
          <w:u w:val="single"/>
        </w:rPr>
      </w:pPr>
      <w:del w:id="171" w:author="danlin wang" w:date="2020-12-29T09:43:00Z">
        <w:r w:rsidRPr="006E5526" w:rsidDel="00876D7D">
          <w:rPr>
            <w:rFonts w:hint="eastAsia"/>
            <w:b/>
            <w:sz w:val="24"/>
            <w:szCs w:val="28"/>
          </w:rPr>
          <w:delText>实验名称：</w:delText>
        </w:r>
      </w:del>
    </w:p>
    <w:p w14:paraId="55BFB571" w14:textId="4F34D89B" w:rsidR="006A61E8" w:rsidRPr="006A61E8" w:rsidDel="00876D7D" w:rsidRDefault="006A61E8" w:rsidP="006A61E8">
      <w:pPr>
        <w:spacing w:line="360" w:lineRule="auto"/>
        <w:rPr>
          <w:del w:id="172" w:author="danlin wang" w:date="2020-12-29T09:43:00Z"/>
          <w:sz w:val="24"/>
          <w:szCs w:val="28"/>
        </w:rPr>
      </w:pPr>
    </w:p>
    <w:p w14:paraId="36A08D0A" w14:textId="31293C4D" w:rsidR="00EF58EB" w:rsidDel="00876D7D" w:rsidRDefault="006A61E8" w:rsidP="006A61E8">
      <w:pPr>
        <w:spacing w:line="360" w:lineRule="auto"/>
        <w:rPr>
          <w:del w:id="173" w:author="danlin wang" w:date="2020-12-29T09:43:00Z"/>
          <w:b/>
          <w:sz w:val="24"/>
          <w:szCs w:val="28"/>
        </w:rPr>
      </w:pPr>
      <w:del w:id="174" w:author="danlin wang" w:date="2020-12-29T09:43:00Z">
        <w:r w:rsidRPr="006E5526" w:rsidDel="00876D7D">
          <w:rPr>
            <w:rFonts w:hint="eastAsia"/>
            <w:b/>
            <w:sz w:val="24"/>
            <w:szCs w:val="28"/>
          </w:rPr>
          <w:delText>实验目的：</w:delText>
        </w:r>
      </w:del>
    </w:p>
    <w:p w14:paraId="484F7C11" w14:textId="15FB26F9" w:rsidR="00EF58EB" w:rsidRPr="00EF58EB" w:rsidDel="00876D7D" w:rsidRDefault="00EF58EB" w:rsidP="006A61E8">
      <w:pPr>
        <w:spacing w:line="360" w:lineRule="auto"/>
        <w:rPr>
          <w:del w:id="175" w:author="danlin wang" w:date="2020-12-29T09:43:00Z"/>
          <w:b/>
          <w:sz w:val="24"/>
          <w:szCs w:val="28"/>
        </w:rPr>
      </w:pPr>
    </w:p>
    <w:p w14:paraId="2C57844D" w14:textId="7214D816" w:rsidR="006A61E8" w:rsidRPr="006E5526" w:rsidDel="00876D7D" w:rsidRDefault="006A61E8" w:rsidP="006A61E8">
      <w:pPr>
        <w:spacing w:line="360" w:lineRule="auto"/>
        <w:rPr>
          <w:del w:id="176" w:author="danlin wang" w:date="2020-12-29T09:43:00Z"/>
          <w:b/>
          <w:sz w:val="24"/>
          <w:szCs w:val="28"/>
        </w:rPr>
      </w:pPr>
      <w:del w:id="177" w:author="danlin wang" w:date="2020-12-29T09:43:00Z">
        <w:r w:rsidRPr="006E5526" w:rsidDel="00876D7D">
          <w:rPr>
            <w:rFonts w:hint="eastAsia"/>
            <w:b/>
            <w:sz w:val="24"/>
            <w:szCs w:val="28"/>
          </w:rPr>
          <w:delText>实验仪器：</w:delText>
        </w:r>
      </w:del>
    </w:p>
    <w:p w14:paraId="347B3592" w14:textId="24B2B2BD" w:rsidR="006A61E8" w:rsidRPr="006A61E8" w:rsidDel="00876D7D" w:rsidRDefault="006A61E8" w:rsidP="006A61E8">
      <w:pPr>
        <w:spacing w:line="360" w:lineRule="auto"/>
        <w:rPr>
          <w:del w:id="178" w:author="danlin wang" w:date="2020-12-29T09:43:00Z"/>
          <w:sz w:val="24"/>
          <w:szCs w:val="28"/>
        </w:rPr>
      </w:pPr>
    </w:p>
    <w:p w14:paraId="75C2F355" w14:textId="1E46E15A" w:rsidR="006A61E8" w:rsidRPr="006E5526" w:rsidDel="00876D7D" w:rsidRDefault="006A61E8" w:rsidP="006A61E8">
      <w:pPr>
        <w:spacing w:line="360" w:lineRule="auto"/>
        <w:rPr>
          <w:del w:id="179" w:author="danlin wang" w:date="2020-12-29T09:43:00Z"/>
          <w:b/>
          <w:sz w:val="24"/>
          <w:szCs w:val="28"/>
        </w:rPr>
      </w:pPr>
      <w:del w:id="180" w:author="danlin wang" w:date="2020-12-29T09:43:00Z">
        <w:r w:rsidRPr="006E5526" w:rsidDel="00876D7D">
          <w:rPr>
            <w:rFonts w:hint="eastAsia"/>
            <w:b/>
            <w:sz w:val="24"/>
            <w:szCs w:val="28"/>
          </w:rPr>
          <w:delText>实验原理：</w:delText>
        </w:r>
      </w:del>
    </w:p>
    <w:p w14:paraId="52FE0727" w14:textId="203FF544" w:rsidR="006A61E8" w:rsidDel="00876D7D" w:rsidRDefault="006A61E8" w:rsidP="006A61E8">
      <w:pPr>
        <w:spacing w:line="360" w:lineRule="auto"/>
        <w:rPr>
          <w:del w:id="181" w:author="danlin wang" w:date="2020-12-29T09:43:00Z"/>
          <w:sz w:val="24"/>
          <w:szCs w:val="28"/>
        </w:rPr>
      </w:pPr>
    </w:p>
    <w:p w14:paraId="766545FF" w14:textId="2FA7EC9D" w:rsidR="006A61E8" w:rsidRPr="006E5526" w:rsidDel="00876D7D" w:rsidRDefault="006A61E8" w:rsidP="006A61E8">
      <w:pPr>
        <w:spacing w:line="360" w:lineRule="auto"/>
        <w:rPr>
          <w:del w:id="182" w:author="danlin wang" w:date="2020-12-29T09:43:00Z"/>
          <w:b/>
          <w:sz w:val="24"/>
          <w:szCs w:val="28"/>
        </w:rPr>
      </w:pPr>
      <w:del w:id="183" w:author="danlin wang" w:date="2020-12-29T09:43:00Z">
        <w:r w:rsidRPr="006E5526" w:rsidDel="00876D7D">
          <w:rPr>
            <w:rFonts w:hint="eastAsia"/>
            <w:b/>
            <w:sz w:val="24"/>
            <w:szCs w:val="28"/>
          </w:rPr>
          <w:delText>实验内容与步骤：</w:delText>
        </w:r>
      </w:del>
    </w:p>
    <w:p w14:paraId="263B37E2" w14:textId="582D135B" w:rsidR="006A61E8" w:rsidRPr="006A61E8" w:rsidDel="00876D7D" w:rsidRDefault="006A61E8" w:rsidP="006A61E8">
      <w:pPr>
        <w:spacing w:line="360" w:lineRule="auto"/>
        <w:rPr>
          <w:del w:id="184" w:author="danlin wang" w:date="2020-12-29T09:43:00Z"/>
          <w:sz w:val="24"/>
          <w:szCs w:val="28"/>
        </w:rPr>
      </w:pPr>
    </w:p>
    <w:p w14:paraId="48DB9079" w14:textId="77620239" w:rsidR="006A61E8" w:rsidRPr="006E5526" w:rsidDel="00876D7D" w:rsidRDefault="00FA460D" w:rsidP="006A61E8">
      <w:pPr>
        <w:spacing w:line="360" w:lineRule="auto"/>
        <w:rPr>
          <w:del w:id="185" w:author="danlin wang" w:date="2020-12-29T09:43:00Z"/>
          <w:b/>
          <w:sz w:val="24"/>
          <w:szCs w:val="28"/>
        </w:rPr>
      </w:pPr>
      <w:del w:id="186" w:author="danlin wang" w:date="2020-12-29T09:43:00Z">
        <w:r w:rsidDel="00876D7D">
          <w:rPr>
            <w:rFonts w:hint="eastAsia"/>
            <w:b/>
            <w:sz w:val="24"/>
            <w:szCs w:val="28"/>
          </w:rPr>
          <w:delText>实验数据</w:delText>
        </w:r>
        <w:r w:rsidR="006A61E8" w:rsidRPr="006E5526" w:rsidDel="00876D7D">
          <w:rPr>
            <w:rFonts w:hint="eastAsia"/>
            <w:b/>
            <w:sz w:val="24"/>
            <w:szCs w:val="28"/>
          </w:rPr>
          <w:delText>：</w:delText>
        </w:r>
      </w:del>
    </w:p>
    <w:p w14:paraId="2A4254B7" w14:textId="05FC29B7" w:rsidR="006A61E8" w:rsidRPr="006A61E8" w:rsidDel="00876D7D" w:rsidRDefault="006A61E8" w:rsidP="006A61E8">
      <w:pPr>
        <w:spacing w:line="360" w:lineRule="auto"/>
        <w:rPr>
          <w:del w:id="187" w:author="danlin wang" w:date="2020-12-29T09:43:00Z"/>
          <w:sz w:val="24"/>
          <w:szCs w:val="28"/>
        </w:rPr>
      </w:pPr>
    </w:p>
    <w:p w14:paraId="4DB8B364" w14:textId="60C58681" w:rsidR="006A61E8" w:rsidRPr="006E5526" w:rsidDel="00876D7D" w:rsidRDefault="006A61E8" w:rsidP="006A61E8">
      <w:pPr>
        <w:spacing w:line="360" w:lineRule="auto"/>
        <w:rPr>
          <w:del w:id="188" w:author="danlin wang" w:date="2020-12-29T09:43:00Z"/>
          <w:b/>
          <w:sz w:val="24"/>
          <w:szCs w:val="28"/>
        </w:rPr>
      </w:pPr>
      <w:del w:id="189" w:author="danlin wang" w:date="2020-12-29T09:43:00Z">
        <w:r w:rsidRPr="006E5526" w:rsidDel="00876D7D">
          <w:rPr>
            <w:rFonts w:hint="eastAsia"/>
            <w:b/>
            <w:sz w:val="24"/>
            <w:szCs w:val="28"/>
          </w:rPr>
          <w:delText>实验数据处理：</w:delText>
        </w:r>
      </w:del>
    </w:p>
    <w:p w14:paraId="41C6E509" w14:textId="14C5E28D" w:rsidR="006A61E8" w:rsidRPr="006A61E8" w:rsidDel="00876D7D" w:rsidRDefault="006A61E8" w:rsidP="006A61E8">
      <w:pPr>
        <w:spacing w:line="360" w:lineRule="auto"/>
        <w:rPr>
          <w:del w:id="190" w:author="danlin wang" w:date="2020-12-29T09:43:00Z"/>
          <w:sz w:val="24"/>
          <w:szCs w:val="28"/>
        </w:rPr>
      </w:pPr>
    </w:p>
    <w:p w14:paraId="064D5EB8" w14:textId="00DFFDAE" w:rsidR="006A61E8" w:rsidDel="00876D7D" w:rsidRDefault="006A61E8" w:rsidP="006A61E8">
      <w:pPr>
        <w:spacing w:line="360" w:lineRule="auto"/>
        <w:rPr>
          <w:del w:id="191" w:author="danlin wang" w:date="2020-12-29T09:43:00Z"/>
          <w:b/>
          <w:sz w:val="24"/>
          <w:szCs w:val="28"/>
        </w:rPr>
      </w:pPr>
      <w:del w:id="192" w:author="danlin wang" w:date="2020-12-29T09:43:00Z">
        <w:r w:rsidRPr="006E5526" w:rsidDel="00876D7D">
          <w:rPr>
            <w:rFonts w:hint="eastAsia"/>
            <w:b/>
            <w:sz w:val="24"/>
            <w:szCs w:val="28"/>
          </w:rPr>
          <w:delText>实验结果与分析：</w:delText>
        </w:r>
      </w:del>
    </w:p>
    <w:p w14:paraId="61376127" w14:textId="2C139AEF" w:rsidR="008772E4" w:rsidDel="00876D7D" w:rsidRDefault="008772E4" w:rsidP="006A61E8">
      <w:pPr>
        <w:spacing w:line="360" w:lineRule="auto"/>
        <w:rPr>
          <w:del w:id="193" w:author="danlin wang" w:date="2020-12-29T09:43:00Z"/>
          <w:b/>
          <w:sz w:val="24"/>
          <w:szCs w:val="28"/>
        </w:rPr>
      </w:pPr>
    </w:p>
    <w:p w14:paraId="24970ABC" w14:textId="072B8870" w:rsidR="008772E4" w:rsidRPr="006E5526" w:rsidDel="00876D7D" w:rsidRDefault="008772E4" w:rsidP="006A61E8">
      <w:pPr>
        <w:spacing w:line="360" w:lineRule="auto"/>
        <w:rPr>
          <w:del w:id="194" w:author="danlin wang" w:date="2020-12-29T09:43:00Z"/>
          <w:b/>
          <w:sz w:val="24"/>
          <w:szCs w:val="28"/>
        </w:rPr>
      </w:pPr>
    </w:p>
    <w:p w14:paraId="5183818C" w14:textId="77777777" w:rsidR="006A61E8" w:rsidRDefault="006A61E8" w:rsidP="006A61E8">
      <w:pPr>
        <w:spacing w:line="360" w:lineRule="auto"/>
        <w:rPr>
          <w:sz w:val="24"/>
          <w:szCs w:val="28"/>
        </w:rPr>
      </w:pPr>
    </w:p>
    <w:sectPr w:rsidR="006A61E8">
      <w:head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F4D639" w14:textId="77777777" w:rsidR="00B559DD" w:rsidRDefault="00B559DD" w:rsidP="006A61E8">
      <w:r>
        <w:separator/>
      </w:r>
    </w:p>
  </w:endnote>
  <w:endnote w:type="continuationSeparator" w:id="0">
    <w:p w14:paraId="52B324A6" w14:textId="77777777" w:rsidR="00B559DD" w:rsidRDefault="00B559DD" w:rsidP="006A6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0D575C" w14:textId="77777777" w:rsidR="00B559DD" w:rsidRDefault="00B559DD" w:rsidP="006A61E8">
      <w:r>
        <w:separator/>
      </w:r>
    </w:p>
  </w:footnote>
  <w:footnote w:type="continuationSeparator" w:id="0">
    <w:p w14:paraId="04852F35" w14:textId="77777777" w:rsidR="00B559DD" w:rsidRDefault="00B559DD" w:rsidP="006A6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0DCEE" w14:textId="77777777" w:rsidR="006A61E8" w:rsidRPr="00302014" w:rsidRDefault="006A61E8" w:rsidP="00302014">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74065D"/>
    <w:multiLevelType w:val="hybridMultilevel"/>
    <w:tmpl w:val="9684EB94"/>
    <w:lvl w:ilvl="0" w:tplc="4C00FD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DE62EC"/>
    <w:multiLevelType w:val="hybridMultilevel"/>
    <w:tmpl w:val="4DB0D936"/>
    <w:lvl w:ilvl="0" w:tplc="E6FAAB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nlin wang">
    <w15:presenceInfo w15:providerId="Windows Live" w15:userId="870db6d7120fde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61E8"/>
    <w:rsid w:val="00056539"/>
    <w:rsid w:val="0007236B"/>
    <w:rsid w:val="002C0649"/>
    <w:rsid w:val="00302014"/>
    <w:rsid w:val="00306421"/>
    <w:rsid w:val="003806E6"/>
    <w:rsid w:val="003C11DC"/>
    <w:rsid w:val="00566226"/>
    <w:rsid w:val="005F5453"/>
    <w:rsid w:val="00643616"/>
    <w:rsid w:val="006A61E8"/>
    <w:rsid w:val="006C1E59"/>
    <w:rsid w:val="006E5526"/>
    <w:rsid w:val="007E32BC"/>
    <w:rsid w:val="00876D7D"/>
    <w:rsid w:val="008772E4"/>
    <w:rsid w:val="008815F2"/>
    <w:rsid w:val="008C7603"/>
    <w:rsid w:val="00926A1B"/>
    <w:rsid w:val="00931FA6"/>
    <w:rsid w:val="00941B64"/>
    <w:rsid w:val="00975373"/>
    <w:rsid w:val="00A3009B"/>
    <w:rsid w:val="00B559DD"/>
    <w:rsid w:val="00BE4C69"/>
    <w:rsid w:val="00C64E13"/>
    <w:rsid w:val="00CA1A38"/>
    <w:rsid w:val="00D265FB"/>
    <w:rsid w:val="00D44F37"/>
    <w:rsid w:val="00DF62D1"/>
    <w:rsid w:val="00E155C4"/>
    <w:rsid w:val="00E96353"/>
    <w:rsid w:val="00EF58EB"/>
    <w:rsid w:val="00F44011"/>
    <w:rsid w:val="00F64BA1"/>
    <w:rsid w:val="00F7635A"/>
    <w:rsid w:val="00FA460D"/>
    <w:rsid w:val="00FC6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4909C0"/>
  <w15:docId w15:val="{DF219EBB-F800-4877-8B10-A10F9502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6D7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61E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A61E8"/>
    <w:rPr>
      <w:sz w:val="18"/>
      <w:szCs w:val="18"/>
    </w:rPr>
  </w:style>
  <w:style w:type="paragraph" w:styleId="a5">
    <w:name w:val="footer"/>
    <w:basedOn w:val="a"/>
    <w:link w:val="a6"/>
    <w:uiPriority w:val="99"/>
    <w:unhideWhenUsed/>
    <w:rsid w:val="006A61E8"/>
    <w:pPr>
      <w:tabs>
        <w:tab w:val="center" w:pos="4153"/>
        <w:tab w:val="right" w:pos="8306"/>
      </w:tabs>
      <w:snapToGrid w:val="0"/>
      <w:jc w:val="left"/>
    </w:pPr>
    <w:rPr>
      <w:sz w:val="18"/>
      <w:szCs w:val="18"/>
    </w:rPr>
  </w:style>
  <w:style w:type="character" w:customStyle="1" w:styleId="a6">
    <w:name w:val="页脚 字符"/>
    <w:basedOn w:val="a0"/>
    <w:link w:val="a5"/>
    <w:uiPriority w:val="99"/>
    <w:rsid w:val="006A61E8"/>
    <w:rPr>
      <w:sz w:val="18"/>
      <w:szCs w:val="18"/>
    </w:rPr>
  </w:style>
  <w:style w:type="paragraph" w:styleId="a7">
    <w:name w:val="Revision"/>
    <w:hidden/>
    <w:uiPriority w:val="99"/>
    <w:semiHidden/>
    <w:rsid w:val="00643616"/>
  </w:style>
  <w:style w:type="paragraph" w:styleId="a8">
    <w:name w:val="Balloon Text"/>
    <w:basedOn w:val="a"/>
    <w:link w:val="a9"/>
    <w:uiPriority w:val="99"/>
    <w:semiHidden/>
    <w:unhideWhenUsed/>
    <w:rsid w:val="00643616"/>
    <w:rPr>
      <w:sz w:val="18"/>
      <w:szCs w:val="18"/>
    </w:rPr>
  </w:style>
  <w:style w:type="character" w:customStyle="1" w:styleId="a9">
    <w:name w:val="批注框文本 字符"/>
    <w:basedOn w:val="a0"/>
    <w:link w:val="a8"/>
    <w:uiPriority w:val="99"/>
    <w:semiHidden/>
    <w:rsid w:val="00643616"/>
    <w:rPr>
      <w:sz w:val="18"/>
      <w:szCs w:val="18"/>
    </w:rPr>
  </w:style>
  <w:style w:type="character" w:customStyle="1" w:styleId="10">
    <w:name w:val="标题 1 字符"/>
    <w:basedOn w:val="a0"/>
    <w:link w:val="1"/>
    <w:uiPriority w:val="9"/>
    <w:rsid w:val="00876D7D"/>
    <w:rPr>
      <w:b/>
      <w:bCs/>
      <w:kern w:val="44"/>
      <w:sz w:val="44"/>
      <w:szCs w:val="44"/>
    </w:rPr>
  </w:style>
  <w:style w:type="table" w:styleId="aa">
    <w:name w:val="Table Grid"/>
    <w:basedOn w:val="a1"/>
    <w:uiPriority w:val="39"/>
    <w:qFormat/>
    <w:rsid w:val="00876D7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876D7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61EF-D18B-4EC4-A133-052E36A76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仁霖</dc:creator>
  <cp:keywords/>
  <dc:description/>
  <cp:lastModifiedBy>danlin wang</cp:lastModifiedBy>
  <cp:revision>28</cp:revision>
  <dcterms:created xsi:type="dcterms:W3CDTF">2017-05-02T06:31:00Z</dcterms:created>
  <dcterms:modified xsi:type="dcterms:W3CDTF">2020-12-29T01:44:00Z</dcterms:modified>
</cp:coreProperties>
</file>